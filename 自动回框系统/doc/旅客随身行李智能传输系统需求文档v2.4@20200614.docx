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04BE74" w14:textId="77777777" w:rsidR="002278ED" w:rsidRPr="008D14C7" w:rsidRDefault="002278ED">
      <w:pPr>
        <w:ind w:firstLine="883"/>
        <w:jc w:val="center"/>
        <w:rPr>
          <w:b/>
        </w:rPr>
      </w:pPr>
    </w:p>
    <w:p w14:paraId="280B341F" w14:textId="77777777" w:rsidR="002278ED" w:rsidRPr="008D14C7" w:rsidRDefault="002278ED">
      <w:pPr>
        <w:ind w:firstLine="883"/>
        <w:jc w:val="center"/>
        <w:rPr>
          <w:b/>
        </w:rPr>
      </w:pPr>
    </w:p>
    <w:p w14:paraId="50DB43C8" w14:textId="77777777" w:rsidR="002278ED" w:rsidRPr="008D14C7" w:rsidRDefault="002278ED">
      <w:pPr>
        <w:ind w:firstLine="883"/>
        <w:jc w:val="center"/>
        <w:rPr>
          <w:b/>
        </w:rPr>
      </w:pPr>
    </w:p>
    <w:p w14:paraId="06C4242E" w14:textId="77777777" w:rsidR="002278ED" w:rsidRPr="008D14C7" w:rsidRDefault="002278ED">
      <w:pPr>
        <w:jc w:val="center"/>
        <w:rPr>
          <w:b/>
          <w:bCs/>
        </w:rPr>
      </w:pPr>
    </w:p>
    <w:p w14:paraId="2DACA7FE" w14:textId="77777777" w:rsidR="002278ED" w:rsidRPr="008D14C7" w:rsidRDefault="002278ED">
      <w:pPr>
        <w:jc w:val="center"/>
        <w:rPr>
          <w:b/>
          <w:bCs/>
        </w:rPr>
      </w:pPr>
    </w:p>
    <w:p w14:paraId="53B5865A" w14:textId="77777777" w:rsidR="002278ED" w:rsidRPr="008D14C7" w:rsidRDefault="002278ED">
      <w:pPr>
        <w:jc w:val="center"/>
        <w:rPr>
          <w:b/>
          <w:bCs/>
        </w:rPr>
      </w:pPr>
    </w:p>
    <w:p w14:paraId="75F004AE" w14:textId="77777777" w:rsidR="002278ED" w:rsidRPr="008D14C7" w:rsidRDefault="002278ED">
      <w:pPr>
        <w:jc w:val="center"/>
        <w:rPr>
          <w:b/>
          <w:bCs/>
        </w:rPr>
      </w:pPr>
    </w:p>
    <w:p w14:paraId="0E65153A" w14:textId="2A1B08B6" w:rsidR="00442C31" w:rsidRPr="008D14C7" w:rsidRDefault="006B7DE9">
      <w:pPr>
        <w:jc w:val="center"/>
        <w:rPr>
          <w:rFonts w:ascii="黑体" w:eastAsia="黑体" w:hAnsi="黑体"/>
          <w:b/>
          <w:sz w:val="40"/>
          <w:szCs w:val="44"/>
        </w:rPr>
      </w:pPr>
      <w:bookmarkStart w:id="0" w:name="_Hlk513108948"/>
      <w:r>
        <w:rPr>
          <w:rFonts w:ascii="黑体" w:eastAsia="黑体" w:hAnsi="黑体" w:hint="eastAsia"/>
          <w:b/>
          <w:sz w:val="40"/>
          <w:szCs w:val="44"/>
        </w:rPr>
        <w:t>旅客随身行李智能传输</w:t>
      </w:r>
      <w:r w:rsidR="00442C31" w:rsidRPr="008D14C7">
        <w:rPr>
          <w:rFonts w:ascii="黑体" w:eastAsia="黑体" w:hAnsi="黑体" w:hint="eastAsia"/>
          <w:b/>
          <w:sz w:val="40"/>
          <w:szCs w:val="44"/>
        </w:rPr>
        <w:t>系统</w:t>
      </w:r>
    </w:p>
    <w:p w14:paraId="56EBFAAE" w14:textId="77777777" w:rsidR="00A636EC" w:rsidRPr="008D14C7" w:rsidRDefault="00A636EC" w:rsidP="00A636EC">
      <w:pPr>
        <w:jc w:val="center"/>
        <w:rPr>
          <w:rFonts w:ascii="黑体" w:eastAsia="黑体" w:hAnsi="黑体"/>
          <w:b/>
          <w:sz w:val="44"/>
          <w:szCs w:val="44"/>
        </w:rPr>
      </w:pPr>
    </w:p>
    <w:p w14:paraId="35FCD049" w14:textId="77777777" w:rsidR="00A636EC" w:rsidRPr="008D14C7" w:rsidRDefault="00A636EC" w:rsidP="00A636EC">
      <w:pPr>
        <w:jc w:val="center"/>
        <w:rPr>
          <w:rFonts w:ascii="黑体" w:eastAsia="黑体" w:hAnsi="黑体"/>
          <w:b/>
          <w:sz w:val="44"/>
          <w:szCs w:val="44"/>
        </w:rPr>
      </w:pPr>
    </w:p>
    <w:p w14:paraId="3ECF49A6" w14:textId="77777777" w:rsidR="00A636EC" w:rsidRPr="008D14C7" w:rsidRDefault="00A636EC" w:rsidP="00A636EC">
      <w:pPr>
        <w:jc w:val="center"/>
        <w:rPr>
          <w:rFonts w:ascii="黑体" w:eastAsia="黑体" w:hAnsi="黑体"/>
          <w:b/>
          <w:sz w:val="44"/>
          <w:szCs w:val="44"/>
        </w:rPr>
      </w:pPr>
      <w:r w:rsidRPr="008D14C7">
        <w:rPr>
          <w:rFonts w:ascii="黑体" w:eastAsia="黑体" w:hAnsi="黑体" w:hint="eastAsia"/>
          <w:b/>
          <w:sz w:val="44"/>
          <w:szCs w:val="44"/>
        </w:rPr>
        <w:t>需求规格</w:t>
      </w:r>
      <w:r w:rsidRPr="008D14C7">
        <w:rPr>
          <w:rFonts w:ascii="黑体" w:eastAsia="黑体" w:hAnsi="黑体" w:hint="eastAsia"/>
          <w:b/>
          <w:bCs/>
          <w:sz w:val="44"/>
          <w:szCs w:val="44"/>
        </w:rPr>
        <w:t>说明</w:t>
      </w:r>
      <w:r w:rsidRPr="008D14C7">
        <w:rPr>
          <w:rFonts w:ascii="黑体" w:eastAsia="黑体" w:hAnsi="黑体" w:hint="eastAsia"/>
          <w:b/>
          <w:sz w:val="44"/>
          <w:szCs w:val="44"/>
        </w:rPr>
        <w:t>书</w:t>
      </w:r>
    </w:p>
    <w:p w14:paraId="314949EF" w14:textId="77777777" w:rsidR="00A636EC" w:rsidRPr="008D14C7" w:rsidRDefault="00A636EC" w:rsidP="00A636EC">
      <w:pPr>
        <w:jc w:val="center"/>
        <w:rPr>
          <w:rFonts w:ascii="黑体" w:eastAsia="黑体" w:hAnsi="黑体" w:cs="Courier New"/>
          <w:b/>
        </w:rPr>
      </w:pPr>
    </w:p>
    <w:p w14:paraId="63A62D7D" w14:textId="77777777" w:rsidR="00A636EC" w:rsidRPr="008D14C7" w:rsidRDefault="00A636EC" w:rsidP="00A636EC">
      <w:pPr>
        <w:jc w:val="center"/>
        <w:rPr>
          <w:rFonts w:ascii="黑体" w:eastAsia="黑体" w:hAnsi="黑体"/>
        </w:rPr>
      </w:pPr>
    </w:p>
    <w:p w14:paraId="792C022D" w14:textId="626F15D5" w:rsidR="00A636EC" w:rsidRPr="008D14C7" w:rsidRDefault="00F13A7B" w:rsidP="00A636EC">
      <w:pPr>
        <w:jc w:val="center"/>
        <w:rPr>
          <w:rFonts w:ascii="黑体" w:eastAsia="黑体" w:hAnsi="黑体"/>
        </w:rPr>
      </w:pPr>
      <w:r w:rsidRPr="008D14C7">
        <w:rPr>
          <w:rFonts w:ascii="黑体" w:eastAsia="黑体" w:hAnsi="黑体"/>
        </w:rPr>
        <w:t>V</w:t>
      </w:r>
      <w:r>
        <w:rPr>
          <w:rFonts w:ascii="黑体" w:eastAsia="黑体" w:hAnsi="黑体"/>
        </w:rPr>
        <w:t>2</w:t>
      </w:r>
      <w:r w:rsidR="00E70595" w:rsidRPr="008D14C7">
        <w:rPr>
          <w:rFonts w:ascii="黑体" w:eastAsia="黑体" w:hAnsi="黑体"/>
        </w:rPr>
        <w:t>.</w:t>
      </w:r>
      <w:r w:rsidR="008E40E3">
        <w:rPr>
          <w:rFonts w:ascii="黑体" w:eastAsia="黑体" w:hAnsi="黑体"/>
        </w:rPr>
        <w:t>3</w:t>
      </w:r>
    </w:p>
    <w:p w14:paraId="285C7C86" w14:textId="77777777" w:rsidR="00A636EC" w:rsidRPr="008D14C7" w:rsidRDefault="00A636EC" w:rsidP="00A636EC">
      <w:pPr>
        <w:jc w:val="center"/>
        <w:rPr>
          <w:rFonts w:ascii="黑体" w:eastAsia="黑体" w:hAnsi="黑体"/>
        </w:rPr>
      </w:pPr>
    </w:p>
    <w:p w14:paraId="7F21E409" w14:textId="77777777" w:rsidR="00A636EC" w:rsidRPr="008D14C7" w:rsidRDefault="00A636EC" w:rsidP="00A636EC">
      <w:pPr>
        <w:jc w:val="center"/>
        <w:rPr>
          <w:rFonts w:ascii="黑体" w:eastAsia="黑体" w:hAnsi="黑体"/>
        </w:rPr>
      </w:pPr>
    </w:p>
    <w:p w14:paraId="523638C9" w14:textId="77777777" w:rsidR="00A636EC" w:rsidRPr="008D14C7" w:rsidRDefault="00A636EC" w:rsidP="00A636EC">
      <w:pPr>
        <w:jc w:val="center"/>
        <w:rPr>
          <w:rFonts w:ascii="黑体" w:eastAsia="黑体" w:hAnsi="黑体"/>
        </w:rPr>
      </w:pPr>
    </w:p>
    <w:p w14:paraId="052D5941" w14:textId="77777777" w:rsidR="00A636EC" w:rsidRPr="008D14C7" w:rsidRDefault="00A636EC" w:rsidP="00A636EC">
      <w:pPr>
        <w:jc w:val="center"/>
        <w:rPr>
          <w:rFonts w:ascii="黑体" w:eastAsia="黑体" w:hAnsi="黑体"/>
        </w:rPr>
      </w:pPr>
    </w:p>
    <w:p w14:paraId="37C5CB1C" w14:textId="77777777" w:rsidR="00A636EC" w:rsidRPr="008D14C7" w:rsidRDefault="00A636EC" w:rsidP="00A636EC">
      <w:pPr>
        <w:jc w:val="center"/>
        <w:rPr>
          <w:rFonts w:ascii="黑体" w:eastAsia="黑体" w:hAnsi="黑体"/>
        </w:rPr>
      </w:pPr>
    </w:p>
    <w:p w14:paraId="3A0DC95D" w14:textId="77777777" w:rsidR="00A636EC" w:rsidRPr="008D14C7" w:rsidRDefault="00A636EC" w:rsidP="00A636EC">
      <w:pPr>
        <w:jc w:val="center"/>
        <w:rPr>
          <w:rFonts w:ascii="黑体" w:eastAsia="黑体" w:hAnsi="黑体"/>
        </w:rPr>
      </w:pPr>
    </w:p>
    <w:p w14:paraId="3DF2C69B" w14:textId="77777777" w:rsidR="00A636EC" w:rsidRPr="008D14C7" w:rsidRDefault="00A636EC" w:rsidP="00A636EC">
      <w:pPr>
        <w:jc w:val="center"/>
        <w:rPr>
          <w:rFonts w:ascii="黑体" w:eastAsia="黑体" w:hAnsi="黑体"/>
        </w:rPr>
      </w:pPr>
    </w:p>
    <w:p w14:paraId="25BA0FA3" w14:textId="77777777" w:rsidR="00A636EC" w:rsidRPr="008D14C7" w:rsidRDefault="00A636EC" w:rsidP="00A636EC">
      <w:pPr>
        <w:jc w:val="center"/>
        <w:rPr>
          <w:rFonts w:ascii="黑体" w:eastAsia="黑体" w:hAnsi="黑体"/>
        </w:rPr>
      </w:pPr>
      <w:r w:rsidRPr="008D14C7">
        <w:rPr>
          <w:rFonts w:ascii="黑体" w:eastAsia="黑体" w:hAnsi="黑体"/>
        </w:rPr>
        <w:t>中国科学院重庆绿色智能技术研究院</w:t>
      </w:r>
    </w:p>
    <w:p w14:paraId="6DF6A632" w14:textId="47247F9D" w:rsidR="002278ED" w:rsidRPr="008D14C7" w:rsidRDefault="00F45380">
      <w:pPr>
        <w:jc w:val="center"/>
        <w:rPr>
          <w:rFonts w:ascii="黑体" w:eastAsia="黑体" w:hAnsi="黑体"/>
        </w:rPr>
      </w:pPr>
      <w:r w:rsidRPr="008D14C7">
        <w:rPr>
          <w:rFonts w:ascii="黑体" w:eastAsia="黑体" w:hAnsi="黑体"/>
        </w:rPr>
        <w:t>2020</w:t>
      </w:r>
      <w:r w:rsidRPr="008D14C7">
        <w:rPr>
          <w:rFonts w:ascii="黑体" w:eastAsia="黑体" w:hAnsi="黑体" w:hint="eastAsia"/>
        </w:rPr>
        <w:t>年</w:t>
      </w:r>
      <w:r w:rsidR="00B63482">
        <w:rPr>
          <w:rFonts w:ascii="黑体" w:eastAsia="黑体" w:hAnsi="黑体"/>
        </w:rPr>
        <w:t>5</w:t>
      </w:r>
      <w:r w:rsidR="00A636EC" w:rsidRPr="008D14C7">
        <w:rPr>
          <w:rFonts w:ascii="黑体" w:eastAsia="黑体" w:hAnsi="黑体"/>
        </w:rPr>
        <w:t>月</w:t>
      </w:r>
      <w:bookmarkEnd w:id="0"/>
    </w:p>
    <w:p w14:paraId="2A52BF08" w14:textId="77777777" w:rsidR="00A636EC" w:rsidRPr="008D14C7" w:rsidRDefault="00A636EC">
      <w:pPr>
        <w:jc w:val="center"/>
        <w:rPr>
          <w:rFonts w:ascii="黑体" w:eastAsia="黑体" w:hAnsi="黑体"/>
        </w:rPr>
      </w:pPr>
    </w:p>
    <w:p w14:paraId="43775AEA" w14:textId="77777777" w:rsidR="00230260" w:rsidRPr="008D14C7" w:rsidRDefault="00230260">
      <w:pPr>
        <w:sectPr w:rsidR="00230260" w:rsidRPr="008D14C7">
          <w:headerReference w:type="default" r:id="rId9"/>
          <w:footerReference w:type="default" r:id="rId10"/>
          <w:pgSz w:w="11906" w:h="16838"/>
          <w:pgMar w:top="1134" w:right="1134" w:bottom="1134" w:left="1134" w:header="851" w:footer="992" w:gutter="284"/>
          <w:cols w:space="425"/>
          <w:titlePg/>
          <w:docGrid w:type="lines" w:linePitch="312"/>
        </w:sectPr>
      </w:pPr>
    </w:p>
    <w:p w14:paraId="54E7A803" w14:textId="77777777" w:rsidR="002278ED" w:rsidRPr="00A24E9E" w:rsidRDefault="00740B8E">
      <w:pPr>
        <w:widowControl/>
        <w:spacing w:line="240" w:lineRule="auto"/>
        <w:jc w:val="center"/>
        <w:rPr>
          <w:rFonts w:ascii="微软雅黑" w:eastAsia="微软雅黑" w:hAnsi="微软雅黑" w:cs="Times New Roman"/>
          <w:b/>
          <w:kern w:val="0"/>
          <w:sz w:val="28"/>
          <w:szCs w:val="20"/>
        </w:rPr>
      </w:pPr>
      <w:r w:rsidRPr="00A24E9E">
        <w:rPr>
          <w:rFonts w:ascii="微软雅黑" w:eastAsia="微软雅黑" w:hAnsi="微软雅黑" w:cs="Times New Roman" w:hint="eastAsia"/>
          <w:b/>
          <w:kern w:val="0"/>
          <w:sz w:val="28"/>
          <w:szCs w:val="20"/>
        </w:rPr>
        <w:lastRenderedPageBreak/>
        <w:t>修订控制页</w:t>
      </w:r>
    </w:p>
    <w:tbl>
      <w:tblPr>
        <w:tblW w:w="8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1152"/>
        <w:gridCol w:w="1984"/>
        <w:gridCol w:w="2240"/>
        <w:gridCol w:w="1417"/>
        <w:gridCol w:w="1179"/>
      </w:tblGrid>
      <w:tr w:rsidR="00A24E9E" w:rsidRPr="00EB4034" w14:paraId="2B42F7F4" w14:textId="77777777">
        <w:trPr>
          <w:trHeight w:val="568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54F3C" w14:textId="77777777" w:rsidR="002278ED" w:rsidRPr="00A24E9E" w:rsidRDefault="00740B8E">
            <w:pPr>
              <w:jc w:val="center"/>
              <w:rPr>
                <w:rFonts w:cs="Times New Roman"/>
                <w:b/>
                <w:sz w:val="18"/>
                <w:szCs w:val="18"/>
              </w:rPr>
            </w:pPr>
            <w:r w:rsidRPr="00A24E9E">
              <w:rPr>
                <w:rFonts w:cs="Times New Roman" w:hint="eastAsia"/>
                <w:b/>
                <w:sz w:val="18"/>
                <w:szCs w:val="18"/>
              </w:rPr>
              <w:t>编号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D89F5" w14:textId="77777777" w:rsidR="002278ED" w:rsidRPr="00EB4034" w:rsidRDefault="00740B8E">
            <w:pPr>
              <w:jc w:val="center"/>
              <w:rPr>
                <w:rFonts w:cs="Times New Roman"/>
                <w:b/>
                <w:sz w:val="18"/>
                <w:szCs w:val="18"/>
              </w:rPr>
            </w:pPr>
            <w:r w:rsidRPr="00EB4034">
              <w:rPr>
                <w:rFonts w:cs="Times New Roman" w:hint="eastAsia"/>
                <w:b/>
                <w:sz w:val="18"/>
                <w:szCs w:val="18"/>
              </w:rPr>
              <w:t>文档版本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2820D" w14:textId="77777777" w:rsidR="002278ED" w:rsidRPr="00EB4034" w:rsidRDefault="00740B8E">
            <w:pPr>
              <w:jc w:val="center"/>
              <w:rPr>
                <w:rFonts w:cs="Times New Roman"/>
                <w:b/>
                <w:sz w:val="18"/>
                <w:szCs w:val="18"/>
              </w:rPr>
            </w:pPr>
            <w:r w:rsidRPr="00EB4034">
              <w:rPr>
                <w:rFonts w:cs="Times New Roman" w:hint="eastAsia"/>
                <w:b/>
                <w:sz w:val="18"/>
                <w:szCs w:val="18"/>
              </w:rPr>
              <w:t>修订点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404E9" w14:textId="77777777" w:rsidR="002278ED" w:rsidRPr="00EB4034" w:rsidRDefault="00740B8E">
            <w:pPr>
              <w:jc w:val="center"/>
              <w:rPr>
                <w:rFonts w:cs="Times New Roman"/>
                <w:b/>
                <w:sz w:val="18"/>
                <w:szCs w:val="18"/>
              </w:rPr>
            </w:pPr>
            <w:r w:rsidRPr="00EB4034">
              <w:rPr>
                <w:rFonts w:cs="Times New Roman" w:hint="eastAsia"/>
                <w:b/>
                <w:sz w:val="18"/>
                <w:szCs w:val="18"/>
              </w:rPr>
              <w:t>修订原因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D56D4" w14:textId="77777777" w:rsidR="002278ED" w:rsidRPr="00EB4034" w:rsidRDefault="00740B8E">
            <w:pPr>
              <w:jc w:val="center"/>
              <w:rPr>
                <w:rFonts w:cs="Times New Roman"/>
                <w:b/>
                <w:sz w:val="18"/>
                <w:szCs w:val="18"/>
              </w:rPr>
            </w:pPr>
            <w:r w:rsidRPr="00EB4034">
              <w:rPr>
                <w:rFonts w:cs="Times New Roman" w:hint="eastAsia"/>
                <w:b/>
                <w:sz w:val="18"/>
                <w:szCs w:val="18"/>
              </w:rPr>
              <w:t>修订日期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8EA58" w14:textId="77777777" w:rsidR="002278ED" w:rsidRPr="00EB4034" w:rsidRDefault="00740B8E">
            <w:pPr>
              <w:jc w:val="center"/>
              <w:rPr>
                <w:rFonts w:cs="Times New Roman"/>
                <w:b/>
                <w:sz w:val="18"/>
                <w:szCs w:val="18"/>
              </w:rPr>
            </w:pPr>
            <w:r w:rsidRPr="00EB4034">
              <w:rPr>
                <w:rFonts w:cs="Times New Roman" w:hint="eastAsia"/>
                <w:b/>
                <w:sz w:val="18"/>
                <w:szCs w:val="18"/>
              </w:rPr>
              <w:t>修订人</w:t>
            </w:r>
            <w:r w:rsidRPr="00EB4034">
              <w:rPr>
                <w:rFonts w:cs="Times New Roman"/>
                <w:b/>
                <w:sz w:val="18"/>
                <w:szCs w:val="18"/>
              </w:rPr>
              <w:t xml:space="preserve">           </w:t>
            </w:r>
          </w:p>
        </w:tc>
      </w:tr>
      <w:tr w:rsidR="00A24E9E" w:rsidRPr="00EB4034" w14:paraId="1194F3EB" w14:textId="77777777">
        <w:trPr>
          <w:trHeight w:val="568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F1824" w14:textId="77777777" w:rsidR="002278ED" w:rsidRPr="00EB4034" w:rsidRDefault="00740B8E">
            <w:pPr>
              <w:rPr>
                <w:rFonts w:cs="Times New Roman"/>
                <w:b/>
                <w:sz w:val="18"/>
                <w:szCs w:val="18"/>
              </w:rPr>
            </w:pPr>
            <w:r w:rsidRPr="00EB4034">
              <w:rPr>
                <w:rFonts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E0861" w14:textId="77777777" w:rsidR="002278ED" w:rsidRPr="00EB4034" w:rsidRDefault="00740B8E">
            <w:pPr>
              <w:widowControl/>
              <w:jc w:val="left"/>
              <w:rPr>
                <w:rFonts w:cs="Times New Roman"/>
                <w:bCs/>
                <w:kern w:val="0"/>
                <w:sz w:val="18"/>
                <w:szCs w:val="18"/>
              </w:rPr>
            </w:pPr>
            <w:r w:rsidRPr="00EB4034">
              <w:rPr>
                <w:rFonts w:cs="Times New Roman"/>
                <w:bCs/>
                <w:kern w:val="0"/>
                <w:sz w:val="18"/>
                <w:szCs w:val="18"/>
              </w:rPr>
              <w:t>1.0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428EA" w14:textId="77777777" w:rsidR="002278ED" w:rsidRPr="00EB4034" w:rsidRDefault="00740B8E">
            <w:pPr>
              <w:rPr>
                <w:rFonts w:cs="Times New Roman"/>
                <w:bCs/>
                <w:sz w:val="18"/>
                <w:szCs w:val="18"/>
              </w:rPr>
            </w:pPr>
            <w:r w:rsidRPr="00EB4034">
              <w:rPr>
                <w:rFonts w:cs="Times New Roman"/>
                <w:bCs/>
                <w:sz w:val="18"/>
                <w:szCs w:val="18"/>
              </w:rPr>
              <w:t>All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24AE9" w14:textId="77777777" w:rsidR="002278ED" w:rsidRPr="00EB4034" w:rsidRDefault="00740B8E">
            <w:pPr>
              <w:rPr>
                <w:rFonts w:cs="Times New Roman"/>
                <w:bCs/>
                <w:sz w:val="18"/>
                <w:szCs w:val="18"/>
              </w:rPr>
            </w:pPr>
            <w:r w:rsidRPr="00EB4034">
              <w:rPr>
                <w:rFonts w:cs="Times New Roman" w:hint="eastAsia"/>
                <w:bCs/>
                <w:sz w:val="18"/>
                <w:szCs w:val="18"/>
              </w:rPr>
              <w:t>创建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0B0F0" w14:textId="00315B16" w:rsidR="002278ED" w:rsidRPr="00EB4034" w:rsidRDefault="00740B8E" w:rsidP="002B24DC">
            <w:pPr>
              <w:rPr>
                <w:rFonts w:cs="Times New Roman"/>
                <w:bCs/>
                <w:sz w:val="18"/>
                <w:szCs w:val="18"/>
              </w:rPr>
            </w:pPr>
            <w:r w:rsidRPr="00EB4034">
              <w:rPr>
                <w:rFonts w:cs="Times New Roman"/>
                <w:bCs/>
                <w:sz w:val="18"/>
                <w:szCs w:val="18"/>
              </w:rPr>
              <w:t>20</w:t>
            </w:r>
            <w:r w:rsidR="006366CC">
              <w:rPr>
                <w:rFonts w:cs="Times New Roman" w:hint="eastAsia"/>
                <w:bCs/>
                <w:sz w:val="18"/>
                <w:szCs w:val="18"/>
              </w:rPr>
              <w:t>20</w:t>
            </w:r>
            <w:r w:rsidRPr="00EB4034">
              <w:rPr>
                <w:rFonts w:cs="Times New Roman"/>
                <w:bCs/>
                <w:sz w:val="18"/>
                <w:szCs w:val="18"/>
              </w:rPr>
              <w:t>.</w:t>
            </w:r>
            <w:r w:rsidR="006366CC">
              <w:rPr>
                <w:rFonts w:cs="Times New Roman" w:hint="eastAsia"/>
                <w:bCs/>
                <w:sz w:val="18"/>
                <w:szCs w:val="18"/>
              </w:rPr>
              <w:t>0</w:t>
            </w:r>
            <w:r w:rsidR="00466065">
              <w:rPr>
                <w:rFonts w:cs="Times New Roman"/>
                <w:bCs/>
                <w:sz w:val="18"/>
                <w:szCs w:val="18"/>
              </w:rPr>
              <w:t>5</w:t>
            </w:r>
            <w:r w:rsidRPr="00EB4034">
              <w:rPr>
                <w:rFonts w:cs="Times New Roman"/>
                <w:bCs/>
                <w:sz w:val="18"/>
                <w:szCs w:val="18"/>
              </w:rPr>
              <w:t>.</w:t>
            </w:r>
            <w:r w:rsidR="00466065">
              <w:rPr>
                <w:rFonts w:cs="Times New Roman"/>
                <w:bCs/>
                <w:sz w:val="18"/>
                <w:szCs w:val="18"/>
              </w:rPr>
              <w:t>09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0B2B8" w14:textId="3F7E0B16" w:rsidR="002278ED" w:rsidRPr="00EB4034" w:rsidRDefault="00C81412">
            <w:pPr>
              <w:rPr>
                <w:rFonts w:cs="Times New Roman"/>
                <w:bCs/>
                <w:sz w:val="18"/>
                <w:szCs w:val="18"/>
              </w:rPr>
            </w:pPr>
            <w:r w:rsidRPr="00EB4034">
              <w:rPr>
                <w:rFonts w:cs="Times New Roman" w:hint="eastAsia"/>
                <w:bCs/>
                <w:sz w:val="18"/>
                <w:szCs w:val="18"/>
              </w:rPr>
              <w:t>李自演</w:t>
            </w:r>
          </w:p>
        </w:tc>
      </w:tr>
      <w:tr w:rsidR="00A24E9E" w:rsidRPr="00EB4034" w14:paraId="1F419E72" w14:textId="77777777">
        <w:trPr>
          <w:trHeight w:val="568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E4542" w14:textId="77777777" w:rsidR="002278ED" w:rsidRPr="00EB4034" w:rsidRDefault="00740B8E">
            <w:pPr>
              <w:rPr>
                <w:rFonts w:cs="Times New Roman"/>
                <w:b/>
                <w:sz w:val="18"/>
                <w:szCs w:val="18"/>
              </w:rPr>
            </w:pPr>
            <w:r w:rsidRPr="00EB4034">
              <w:rPr>
                <w:rFonts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3A203" w14:textId="78DF8399" w:rsidR="002278ED" w:rsidRPr="00EB4034" w:rsidRDefault="004D7CF3">
            <w:pPr>
              <w:widowControl/>
              <w:jc w:val="left"/>
              <w:rPr>
                <w:rFonts w:cs="Times New Roman"/>
                <w:bCs/>
                <w:kern w:val="0"/>
                <w:sz w:val="18"/>
                <w:szCs w:val="18"/>
              </w:rPr>
            </w:pPr>
            <w:r>
              <w:rPr>
                <w:rFonts w:cs="Times New Roman" w:hint="eastAsia"/>
                <w:bCs/>
                <w:kern w:val="0"/>
                <w:sz w:val="18"/>
                <w:szCs w:val="18"/>
              </w:rPr>
              <w:t>2</w:t>
            </w:r>
            <w:r>
              <w:rPr>
                <w:rFonts w:cs="Times New Roman"/>
                <w:bCs/>
                <w:kern w:val="0"/>
                <w:sz w:val="18"/>
                <w:szCs w:val="18"/>
              </w:rPr>
              <w:t>.0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B06F0" w14:textId="031CFAB3" w:rsidR="002278ED" w:rsidRPr="00EB4034" w:rsidRDefault="006A0DCC">
            <w:pPr>
              <w:rPr>
                <w:rFonts w:cs="Times New Roman"/>
                <w:bCs/>
                <w:sz w:val="18"/>
                <w:szCs w:val="18"/>
              </w:rPr>
            </w:pPr>
            <w:r>
              <w:rPr>
                <w:rFonts w:cs="Times New Roman"/>
                <w:bCs/>
                <w:sz w:val="18"/>
                <w:szCs w:val="18"/>
              </w:rPr>
              <w:t>ALL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5E15C" w14:textId="3D93C509" w:rsidR="002278ED" w:rsidRPr="00EB4034" w:rsidRDefault="00AA4A67">
            <w:pPr>
              <w:rPr>
                <w:rFonts w:cs="Times New Roman"/>
                <w:bCs/>
                <w:sz w:val="18"/>
                <w:szCs w:val="18"/>
              </w:rPr>
            </w:pPr>
            <w:r>
              <w:rPr>
                <w:rFonts w:cs="Times New Roman" w:hint="eastAsia"/>
                <w:bCs/>
                <w:sz w:val="18"/>
                <w:szCs w:val="18"/>
              </w:rPr>
              <w:t>增加硬件说明描述</w:t>
            </w:r>
            <w:r w:rsidR="00121831">
              <w:rPr>
                <w:rFonts w:cs="Times New Roman" w:hint="eastAsia"/>
                <w:bCs/>
                <w:sz w:val="18"/>
                <w:szCs w:val="18"/>
              </w:rPr>
              <w:t>；</w:t>
            </w:r>
            <w:r w:rsidR="00DD4204">
              <w:rPr>
                <w:rFonts w:cs="Times New Roman" w:hint="eastAsia"/>
                <w:bCs/>
                <w:sz w:val="18"/>
                <w:szCs w:val="18"/>
              </w:rPr>
              <w:t>删除称重相关功能及描述；</w:t>
            </w:r>
            <w:r w:rsidR="00222950">
              <w:rPr>
                <w:rFonts w:cs="Times New Roman" w:hint="eastAsia"/>
                <w:bCs/>
                <w:sz w:val="18"/>
                <w:szCs w:val="18"/>
              </w:rPr>
              <w:t>完善</w:t>
            </w:r>
            <w:r w:rsidR="00E87043">
              <w:rPr>
                <w:rFonts w:cs="Times New Roman" w:hint="eastAsia"/>
                <w:bCs/>
                <w:sz w:val="18"/>
                <w:szCs w:val="18"/>
              </w:rPr>
              <w:t>查询控制台</w:t>
            </w:r>
            <w:r w:rsidR="00F81127">
              <w:rPr>
                <w:rFonts w:cs="Times New Roman" w:hint="eastAsia"/>
                <w:bCs/>
                <w:sz w:val="18"/>
                <w:szCs w:val="18"/>
              </w:rPr>
              <w:t>原型</w:t>
            </w:r>
            <w:r w:rsidR="00A04EAB">
              <w:rPr>
                <w:rFonts w:cs="Times New Roman" w:hint="eastAsia"/>
                <w:bCs/>
                <w:sz w:val="18"/>
                <w:szCs w:val="18"/>
              </w:rPr>
              <w:t>设计</w:t>
            </w:r>
            <w:r w:rsidR="00F81127">
              <w:rPr>
                <w:rFonts w:cs="Times New Roman" w:hint="eastAsia"/>
                <w:bCs/>
                <w:sz w:val="18"/>
                <w:szCs w:val="18"/>
              </w:rPr>
              <w:t>；</w:t>
            </w:r>
            <w:r w:rsidR="003E7B7F">
              <w:rPr>
                <w:rFonts w:cs="Times New Roman" w:hint="eastAsia"/>
                <w:bCs/>
                <w:sz w:val="18"/>
                <w:szCs w:val="18"/>
              </w:rPr>
              <w:t>增加设备状态异常提示描述</w:t>
            </w:r>
            <w:r w:rsidR="009F6D9A">
              <w:rPr>
                <w:rFonts w:cs="Times New Roman" w:hint="eastAsia"/>
                <w:bCs/>
                <w:sz w:val="18"/>
                <w:szCs w:val="18"/>
              </w:rPr>
              <w:t>；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3346E" w14:textId="6B9440C8" w:rsidR="002278ED" w:rsidRPr="00EB4034" w:rsidRDefault="004D7CF3">
            <w:pPr>
              <w:rPr>
                <w:rFonts w:cs="Times New Roman"/>
                <w:bCs/>
                <w:sz w:val="18"/>
                <w:szCs w:val="18"/>
              </w:rPr>
            </w:pPr>
            <w:r>
              <w:rPr>
                <w:rFonts w:cs="Times New Roman" w:hint="eastAsia"/>
                <w:bCs/>
                <w:sz w:val="18"/>
                <w:szCs w:val="18"/>
              </w:rPr>
              <w:t>2</w:t>
            </w:r>
            <w:r>
              <w:rPr>
                <w:rFonts w:cs="Times New Roman"/>
                <w:bCs/>
                <w:sz w:val="18"/>
                <w:szCs w:val="18"/>
              </w:rPr>
              <w:t>020.05.31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F27AB" w14:textId="31862BF9" w:rsidR="002278ED" w:rsidRPr="00EB4034" w:rsidRDefault="004D7CF3">
            <w:pPr>
              <w:rPr>
                <w:rFonts w:cs="Times New Roman"/>
                <w:bCs/>
                <w:sz w:val="18"/>
                <w:szCs w:val="18"/>
              </w:rPr>
            </w:pPr>
            <w:r>
              <w:rPr>
                <w:rFonts w:cs="Times New Roman" w:hint="eastAsia"/>
                <w:bCs/>
                <w:sz w:val="18"/>
                <w:szCs w:val="18"/>
              </w:rPr>
              <w:t>李自演</w:t>
            </w:r>
          </w:p>
        </w:tc>
      </w:tr>
      <w:tr w:rsidR="00A24E9E" w:rsidRPr="00EB4034" w14:paraId="0AE9BB3A" w14:textId="77777777">
        <w:trPr>
          <w:trHeight w:val="568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82E4B" w14:textId="77777777" w:rsidR="002278ED" w:rsidRPr="00EB4034" w:rsidRDefault="00740B8E">
            <w:pPr>
              <w:rPr>
                <w:rFonts w:cs="Times New Roman"/>
                <w:b/>
                <w:sz w:val="18"/>
                <w:szCs w:val="18"/>
              </w:rPr>
            </w:pPr>
            <w:r w:rsidRPr="00EB4034">
              <w:rPr>
                <w:rFonts w:cs="Times New Roman"/>
                <w:b/>
                <w:sz w:val="18"/>
                <w:szCs w:val="18"/>
              </w:rPr>
              <w:t>3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4B389" w14:textId="02FAA6D7" w:rsidR="002278ED" w:rsidRPr="00EB4034" w:rsidRDefault="00894460">
            <w:pPr>
              <w:widowControl/>
              <w:jc w:val="left"/>
              <w:rPr>
                <w:rFonts w:cs="Times New Roman"/>
                <w:bCs/>
                <w:kern w:val="0"/>
                <w:sz w:val="18"/>
                <w:szCs w:val="18"/>
              </w:rPr>
            </w:pPr>
            <w:r>
              <w:rPr>
                <w:rFonts w:cs="Times New Roman" w:hint="eastAsia"/>
                <w:bCs/>
                <w:kern w:val="0"/>
                <w:sz w:val="18"/>
                <w:szCs w:val="18"/>
              </w:rPr>
              <w:t>2</w:t>
            </w:r>
            <w:r>
              <w:rPr>
                <w:rFonts w:cs="Times New Roman"/>
                <w:bCs/>
                <w:kern w:val="0"/>
                <w:sz w:val="18"/>
                <w:szCs w:val="18"/>
              </w:rPr>
              <w:t>.1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862C4" w14:textId="025CF64F" w:rsidR="002278ED" w:rsidRPr="00EB4034" w:rsidRDefault="009C4DD1">
            <w:pPr>
              <w:rPr>
                <w:rFonts w:cs="Times New Roman"/>
                <w:bCs/>
                <w:sz w:val="18"/>
                <w:szCs w:val="18"/>
              </w:rPr>
            </w:pPr>
            <w:r>
              <w:rPr>
                <w:rFonts w:cs="Times New Roman"/>
                <w:bCs/>
                <w:sz w:val="18"/>
                <w:szCs w:val="18"/>
              </w:rPr>
              <w:t>ALL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1C46E" w14:textId="459E926A" w:rsidR="002278ED" w:rsidRPr="00EB4034" w:rsidRDefault="00894460" w:rsidP="00EC0743">
            <w:pPr>
              <w:rPr>
                <w:rFonts w:cs="Times New Roman"/>
                <w:bCs/>
                <w:sz w:val="18"/>
                <w:szCs w:val="18"/>
              </w:rPr>
            </w:pPr>
            <w:r>
              <w:rPr>
                <w:rFonts w:cs="Times New Roman" w:hint="eastAsia"/>
                <w:bCs/>
                <w:sz w:val="18"/>
                <w:szCs w:val="18"/>
              </w:rPr>
              <w:t>增加空筐模板加载按钮说明及功能描述；</w:t>
            </w:r>
            <w:r w:rsidR="00D95B98">
              <w:rPr>
                <w:rFonts w:cs="Times New Roman" w:hint="eastAsia"/>
                <w:bCs/>
                <w:sz w:val="18"/>
                <w:szCs w:val="18"/>
              </w:rPr>
              <w:t>修改</w:t>
            </w:r>
            <w:r w:rsidR="00704186">
              <w:rPr>
                <w:rFonts w:cs="Times New Roman" w:hint="eastAsia"/>
                <w:bCs/>
                <w:sz w:val="18"/>
                <w:szCs w:val="18"/>
              </w:rPr>
              <w:t>空筐识别</w:t>
            </w:r>
            <w:r w:rsidR="00576AF2">
              <w:rPr>
                <w:rFonts w:cs="Times New Roman" w:hint="eastAsia"/>
                <w:bCs/>
                <w:sz w:val="18"/>
                <w:szCs w:val="18"/>
              </w:rPr>
              <w:t>调试界面原型</w:t>
            </w:r>
            <w:r w:rsidR="00585605">
              <w:rPr>
                <w:rFonts w:cs="Times New Roman" w:hint="eastAsia"/>
                <w:bCs/>
                <w:sz w:val="18"/>
                <w:szCs w:val="18"/>
              </w:rPr>
              <w:t>；</w:t>
            </w:r>
            <w:r w:rsidR="00217732">
              <w:rPr>
                <w:rFonts w:cs="Times New Roman" w:hint="eastAsia"/>
                <w:bCs/>
                <w:sz w:val="18"/>
                <w:szCs w:val="18"/>
              </w:rPr>
              <w:t>增加X光机前摄像头拍照</w:t>
            </w:r>
            <w:r w:rsidR="005222B7">
              <w:rPr>
                <w:rFonts w:cs="Times New Roman" w:hint="eastAsia"/>
                <w:bCs/>
                <w:sz w:val="18"/>
                <w:szCs w:val="18"/>
              </w:rPr>
              <w:t>功能描述说明</w:t>
            </w:r>
            <w:r w:rsidR="00B22BF0">
              <w:rPr>
                <w:rFonts w:cs="Times New Roman" w:hint="eastAsia"/>
                <w:bCs/>
                <w:sz w:val="18"/>
                <w:szCs w:val="18"/>
              </w:rPr>
              <w:t>；</w:t>
            </w:r>
            <w:r w:rsidR="00EE6703">
              <w:rPr>
                <w:rFonts w:cs="Times New Roman" w:hint="eastAsia"/>
                <w:bCs/>
                <w:sz w:val="18"/>
                <w:szCs w:val="18"/>
              </w:rPr>
              <w:t>增加</w:t>
            </w:r>
            <w:r w:rsidR="00EE6703">
              <w:rPr>
                <w:rFonts w:hint="eastAsia"/>
                <w:sz w:val="18"/>
                <w:szCs w:val="18"/>
              </w:rPr>
              <w:t>空筐模板加载按钮说明描述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997E2" w14:textId="78BD06EA" w:rsidR="002278ED" w:rsidRPr="00EB4034" w:rsidRDefault="0093077F">
            <w:pPr>
              <w:rPr>
                <w:rFonts w:cs="Times New Roman"/>
                <w:bCs/>
                <w:sz w:val="18"/>
                <w:szCs w:val="18"/>
              </w:rPr>
            </w:pPr>
            <w:r>
              <w:rPr>
                <w:rFonts w:cs="Times New Roman" w:hint="eastAsia"/>
                <w:bCs/>
                <w:sz w:val="18"/>
                <w:szCs w:val="18"/>
              </w:rPr>
              <w:t>2</w:t>
            </w:r>
            <w:r>
              <w:rPr>
                <w:rFonts w:cs="Times New Roman"/>
                <w:bCs/>
                <w:sz w:val="18"/>
                <w:szCs w:val="18"/>
              </w:rPr>
              <w:t>020.06.01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4B6E7" w14:textId="06BF3553" w:rsidR="002278ED" w:rsidRPr="00EB4034" w:rsidRDefault="0093077F">
            <w:pPr>
              <w:rPr>
                <w:rFonts w:cs="Times New Roman"/>
                <w:bCs/>
                <w:sz w:val="18"/>
                <w:szCs w:val="18"/>
              </w:rPr>
            </w:pPr>
            <w:r>
              <w:rPr>
                <w:rFonts w:cs="Times New Roman" w:hint="eastAsia"/>
                <w:bCs/>
                <w:sz w:val="18"/>
                <w:szCs w:val="18"/>
              </w:rPr>
              <w:t>李自演</w:t>
            </w:r>
          </w:p>
        </w:tc>
      </w:tr>
      <w:tr w:rsidR="00A24E9E" w:rsidRPr="00EB4034" w14:paraId="5D02D22D" w14:textId="77777777">
        <w:trPr>
          <w:trHeight w:val="568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0448F" w14:textId="77777777" w:rsidR="002278ED" w:rsidRPr="00EB4034" w:rsidRDefault="00740B8E">
            <w:pPr>
              <w:rPr>
                <w:rFonts w:cs="Times New Roman"/>
                <w:b/>
                <w:sz w:val="18"/>
                <w:szCs w:val="18"/>
              </w:rPr>
            </w:pPr>
            <w:r w:rsidRPr="00EB4034">
              <w:rPr>
                <w:rFonts w:cs="Times New Roman"/>
                <w:b/>
                <w:sz w:val="18"/>
                <w:szCs w:val="18"/>
              </w:rPr>
              <w:t>4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30D66" w14:textId="30DA5890" w:rsidR="002278ED" w:rsidRPr="00EB4034" w:rsidRDefault="00700316">
            <w:pPr>
              <w:widowControl/>
              <w:jc w:val="left"/>
              <w:rPr>
                <w:rFonts w:cs="Times New Roman"/>
                <w:bCs/>
                <w:kern w:val="0"/>
                <w:sz w:val="18"/>
                <w:szCs w:val="18"/>
              </w:rPr>
            </w:pPr>
            <w:r>
              <w:rPr>
                <w:rFonts w:cs="Times New Roman" w:hint="eastAsia"/>
                <w:bCs/>
                <w:kern w:val="0"/>
                <w:sz w:val="18"/>
                <w:szCs w:val="18"/>
              </w:rPr>
              <w:t>2</w:t>
            </w:r>
            <w:r>
              <w:rPr>
                <w:rFonts w:cs="Times New Roman"/>
                <w:bCs/>
                <w:kern w:val="0"/>
                <w:sz w:val="18"/>
                <w:szCs w:val="18"/>
              </w:rPr>
              <w:t>.2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5C7A9" w14:textId="00A339F3" w:rsidR="002278ED" w:rsidRPr="00EB4034" w:rsidRDefault="00700316">
            <w:pPr>
              <w:rPr>
                <w:rFonts w:cs="Times New Roman"/>
                <w:bCs/>
                <w:sz w:val="18"/>
                <w:szCs w:val="18"/>
              </w:rPr>
            </w:pPr>
            <w:r>
              <w:rPr>
                <w:rFonts w:cs="Times New Roman" w:hint="eastAsia"/>
                <w:bCs/>
                <w:sz w:val="18"/>
                <w:szCs w:val="18"/>
              </w:rPr>
              <w:t>4</w:t>
            </w:r>
            <w:r>
              <w:rPr>
                <w:rFonts w:cs="Times New Roman"/>
                <w:bCs/>
                <w:sz w:val="18"/>
                <w:szCs w:val="18"/>
              </w:rPr>
              <w:t>.1.5</w:t>
            </w:r>
            <w:r>
              <w:rPr>
                <w:rFonts w:cs="Times New Roman" w:hint="eastAsia"/>
                <w:bCs/>
                <w:sz w:val="18"/>
                <w:szCs w:val="18"/>
              </w:rPr>
              <w:t>；</w:t>
            </w:r>
            <w:r w:rsidR="00E356AC">
              <w:rPr>
                <w:rFonts w:cs="Times New Roman" w:hint="eastAsia"/>
                <w:bCs/>
                <w:sz w:val="18"/>
                <w:szCs w:val="18"/>
              </w:rPr>
              <w:t>4</w:t>
            </w:r>
            <w:r w:rsidR="00E356AC">
              <w:rPr>
                <w:rFonts w:cs="Times New Roman"/>
                <w:bCs/>
                <w:sz w:val="18"/>
                <w:szCs w:val="18"/>
              </w:rPr>
              <w:t>.3.1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994C8" w14:textId="61A301A6" w:rsidR="002278ED" w:rsidRPr="00EB4034" w:rsidRDefault="00480AC1" w:rsidP="00AE2A7E">
            <w:pPr>
              <w:rPr>
                <w:rFonts w:cs="Times New Roman"/>
                <w:bCs/>
                <w:sz w:val="18"/>
                <w:szCs w:val="18"/>
              </w:rPr>
            </w:pPr>
            <w:r>
              <w:rPr>
                <w:rFonts w:cs="Times New Roman" w:hint="eastAsia"/>
                <w:bCs/>
                <w:sz w:val="18"/>
                <w:szCs w:val="18"/>
              </w:rPr>
              <w:t>增加</w:t>
            </w:r>
            <w:r w:rsidRPr="00480AC1">
              <w:rPr>
                <w:rFonts w:cs="Times New Roman" w:hint="eastAsia"/>
                <w:bCs/>
                <w:sz w:val="18"/>
                <w:szCs w:val="18"/>
              </w:rPr>
              <w:t>行李</w:t>
            </w:r>
            <w:proofErr w:type="gramStart"/>
            <w:r w:rsidRPr="00480AC1">
              <w:rPr>
                <w:rFonts w:cs="Times New Roman" w:hint="eastAsia"/>
                <w:bCs/>
                <w:sz w:val="18"/>
                <w:szCs w:val="18"/>
              </w:rPr>
              <w:t>筐</w:t>
            </w:r>
            <w:proofErr w:type="gramEnd"/>
            <w:r w:rsidRPr="00480AC1">
              <w:rPr>
                <w:rFonts w:cs="Times New Roman" w:hint="eastAsia"/>
                <w:bCs/>
                <w:sz w:val="18"/>
                <w:szCs w:val="18"/>
              </w:rPr>
              <w:t>开包复检结果调试界面</w:t>
            </w:r>
            <w:r w:rsidR="007C40FE">
              <w:rPr>
                <w:rFonts w:cs="Times New Roman" w:hint="eastAsia"/>
                <w:bCs/>
                <w:sz w:val="18"/>
                <w:szCs w:val="18"/>
              </w:rPr>
              <w:t>以及</w:t>
            </w:r>
            <w:r w:rsidR="009F4423">
              <w:rPr>
                <w:rFonts w:cs="Times New Roman" w:hint="eastAsia"/>
                <w:bCs/>
                <w:sz w:val="18"/>
                <w:szCs w:val="18"/>
              </w:rPr>
              <w:t>X光机前</w:t>
            </w:r>
            <w:r w:rsidR="00E47EA2">
              <w:rPr>
                <w:rFonts w:cs="Times New Roman" w:hint="eastAsia"/>
                <w:bCs/>
                <w:sz w:val="18"/>
                <w:szCs w:val="18"/>
              </w:rPr>
              <w:t>现场图像</w:t>
            </w:r>
            <w:r w:rsidR="009F4423">
              <w:rPr>
                <w:rFonts w:cs="Times New Roman" w:hint="eastAsia"/>
                <w:bCs/>
                <w:sz w:val="18"/>
                <w:szCs w:val="18"/>
              </w:rPr>
              <w:t>抓拍结果</w:t>
            </w:r>
            <w:r w:rsidR="00A76ECD">
              <w:rPr>
                <w:rFonts w:cs="Times New Roman" w:hint="eastAsia"/>
                <w:bCs/>
                <w:sz w:val="18"/>
                <w:szCs w:val="18"/>
              </w:rPr>
              <w:t>界面描述</w:t>
            </w:r>
            <w:r w:rsidR="0097165B">
              <w:rPr>
                <w:rFonts w:cs="Times New Roman" w:hint="eastAsia"/>
                <w:bCs/>
                <w:sz w:val="18"/>
                <w:szCs w:val="18"/>
              </w:rPr>
              <w:t>；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D9631" w14:textId="0AD4C640" w:rsidR="002278ED" w:rsidRPr="00EB4034" w:rsidRDefault="00413E8E">
            <w:pPr>
              <w:rPr>
                <w:rFonts w:cs="Times New Roman"/>
                <w:bCs/>
                <w:sz w:val="18"/>
                <w:szCs w:val="18"/>
              </w:rPr>
            </w:pPr>
            <w:r>
              <w:rPr>
                <w:rFonts w:cs="Times New Roman" w:hint="eastAsia"/>
                <w:bCs/>
                <w:sz w:val="18"/>
                <w:szCs w:val="18"/>
              </w:rPr>
              <w:t>2</w:t>
            </w:r>
            <w:r>
              <w:rPr>
                <w:rFonts w:cs="Times New Roman"/>
                <w:bCs/>
                <w:sz w:val="18"/>
                <w:szCs w:val="18"/>
              </w:rPr>
              <w:t>020.06.01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7D854" w14:textId="1FC63DC0" w:rsidR="002278ED" w:rsidRPr="00EB4034" w:rsidRDefault="00413E8E">
            <w:pPr>
              <w:rPr>
                <w:rFonts w:cs="Times New Roman"/>
                <w:bCs/>
                <w:sz w:val="18"/>
                <w:szCs w:val="18"/>
              </w:rPr>
            </w:pPr>
            <w:r>
              <w:rPr>
                <w:rFonts w:cs="Times New Roman" w:hint="eastAsia"/>
                <w:bCs/>
                <w:sz w:val="18"/>
                <w:szCs w:val="18"/>
              </w:rPr>
              <w:t>李自演</w:t>
            </w:r>
          </w:p>
        </w:tc>
      </w:tr>
      <w:tr w:rsidR="00A24E9E" w:rsidRPr="00EB4034" w14:paraId="574160B5" w14:textId="77777777">
        <w:trPr>
          <w:trHeight w:val="568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5E303" w14:textId="77777777" w:rsidR="00F76A66" w:rsidRPr="00EB4034" w:rsidRDefault="00F76A66" w:rsidP="00F76A66">
            <w:pPr>
              <w:rPr>
                <w:rFonts w:cs="Times New Roman"/>
                <w:b/>
                <w:sz w:val="18"/>
                <w:szCs w:val="18"/>
              </w:rPr>
            </w:pPr>
            <w:r w:rsidRPr="00EB4034">
              <w:rPr>
                <w:rFonts w:cs="Times New Roman"/>
                <w:b/>
                <w:sz w:val="18"/>
                <w:szCs w:val="18"/>
              </w:rPr>
              <w:t>5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2BBB0" w14:textId="7381CC02" w:rsidR="00F76A66" w:rsidRPr="00EB4034" w:rsidRDefault="008E40E3" w:rsidP="00F76A66">
            <w:pPr>
              <w:widowControl/>
              <w:jc w:val="left"/>
              <w:rPr>
                <w:rFonts w:cs="Times New Roman"/>
                <w:bCs/>
                <w:kern w:val="0"/>
                <w:sz w:val="18"/>
                <w:szCs w:val="18"/>
              </w:rPr>
            </w:pPr>
            <w:r>
              <w:rPr>
                <w:rFonts w:cs="Times New Roman" w:hint="eastAsia"/>
                <w:bCs/>
                <w:kern w:val="0"/>
                <w:sz w:val="18"/>
                <w:szCs w:val="18"/>
              </w:rPr>
              <w:t>2</w:t>
            </w:r>
            <w:r>
              <w:rPr>
                <w:rFonts w:cs="Times New Roman"/>
                <w:bCs/>
                <w:kern w:val="0"/>
                <w:sz w:val="18"/>
                <w:szCs w:val="18"/>
              </w:rPr>
              <w:t>.3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7215B" w14:textId="26AB9344" w:rsidR="00F76A66" w:rsidRPr="00EB4034" w:rsidRDefault="00C16820" w:rsidP="00F76A66">
            <w:pPr>
              <w:rPr>
                <w:rFonts w:cs="Times New Roman"/>
                <w:bCs/>
                <w:sz w:val="18"/>
                <w:szCs w:val="18"/>
              </w:rPr>
            </w:pPr>
            <w:r>
              <w:rPr>
                <w:rFonts w:cs="Times New Roman" w:hint="eastAsia"/>
                <w:bCs/>
                <w:sz w:val="18"/>
                <w:szCs w:val="18"/>
              </w:rPr>
              <w:t>3</w:t>
            </w:r>
            <w:r>
              <w:rPr>
                <w:rFonts w:cs="Times New Roman"/>
                <w:bCs/>
                <w:sz w:val="18"/>
                <w:szCs w:val="18"/>
              </w:rPr>
              <w:t>.2.1</w:t>
            </w:r>
            <w:r>
              <w:rPr>
                <w:rFonts w:cs="Times New Roman" w:hint="eastAsia"/>
                <w:bCs/>
                <w:sz w:val="18"/>
                <w:szCs w:val="18"/>
              </w:rPr>
              <w:t>；4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798C4" w14:textId="62729E3E" w:rsidR="00F76A66" w:rsidRPr="00EB4034" w:rsidRDefault="00C80460" w:rsidP="00F76A66">
            <w:pPr>
              <w:rPr>
                <w:rFonts w:cs="Times New Roman"/>
                <w:bCs/>
                <w:sz w:val="18"/>
                <w:szCs w:val="18"/>
              </w:rPr>
            </w:pPr>
            <w:r>
              <w:rPr>
                <w:rFonts w:cs="Times New Roman" w:hint="eastAsia"/>
                <w:bCs/>
                <w:sz w:val="18"/>
                <w:szCs w:val="18"/>
              </w:rPr>
              <w:t>增加</w:t>
            </w:r>
            <w:r w:rsidRPr="00C80460">
              <w:rPr>
                <w:rFonts w:cs="Times New Roman" w:hint="eastAsia"/>
                <w:bCs/>
                <w:sz w:val="18"/>
                <w:szCs w:val="18"/>
              </w:rPr>
              <w:t>行李</w:t>
            </w:r>
            <w:r w:rsidR="00705E29">
              <w:rPr>
                <w:rFonts w:cs="Times New Roman" w:hint="eastAsia"/>
                <w:bCs/>
                <w:sz w:val="18"/>
                <w:szCs w:val="18"/>
              </w:rPr>
              <w:t>筐</w:t>
            </w:r>
            <w:r w:rsidRPr="00C80460">
              <w:rPr>
                <w:rFonts w:cs="Times New Roman" w:hint="eastAsia"/>
                <w:bCs/>
                <w:sz w:val="18"/>
                <w:szCs w:val="18"/>
              </w:rPr>
              <w:t>上印</w:t>
            </w:r>
            <w:r w:rsidR="00E456C3">
              <w:rPr>
                <w:rFonts w:cs="Times New Roman" w:hint="eastAsia"/>
                <w:bCs/>
                <w:sz w:val="18"/>
                <w:szCs w:val="18"/>
              </w:rPr>
              <w:t>的</w:t>
            </w:r>
            <w:r w:rsidRPr="00C80460">
              <w:rPr>
                <w:rFonts w:cs="Times New Roman" w:hint="eastAsia"/>
                <w:bCs/>
                <w:sz w:val="18"/>
                <w:szCs w:val="18"/>
              </w:rPr>
              <w:t>编号</w:t>
            </w:r>
            <w:r w:rsidR="00E456C3">
              <w:rPr>
                <w:rFonts w:cs="Times New Roman" w:hint="eastAsia"/>
                <w:bCs/>
                <w:sz w:val="18"/>
                <w:szCs w:val="18"/>
              </w:rPr>
              <w:t>与</w:t>
            </w:r>
            <w:r w:rsidRPr="00C80460">
              <w:rPr>
                <w:rFonts w:cs="Times New Roman"/>
                <w:bCs/>
                <w:sz w:val="18"/>
                <w:szCs w:val="18"/>
              </w:rPr>
              <w:t>RFID</w:t>
            </w:r>
            <w:r w:rsidR="00E456C3">
              <w:rPr>
                <w:rFonts w:cs="Times New Roman" w:hint="eastAsia"/>
                <w:bCs/>
                <w:sz w:val="18"/>
                <w:szCs w:val="18"/>
              </w:rPr>
              <w:t>编号</w:t>
            </w:r>
            <w:r w:rsidRPr="00C80460">
              <w:rPr>
                <w:rFonts w:cs="Times New Roman"/>
                <w:bCs/>
                <w:sz w:val="18"/>
                <w:szCs w:val="18"/>
              </w:rPr>
              <w:t>的对应</w:t>
            </w:r>
            <w:r w:rsidR="00E456C3">
              <w:rPr>
                <w:rFonts w:cs="Times New Roman" w:hint="eastAsia"/>
                <w:bCs/>
                <w:sz w:val="18"/>
                <w:szCs w:val="18"/>
              </w:rPr>
              <w:t>关系描述</w:t>
            </w:r>
            <w:r w:rsidR="00C16820">
              <w:rPr>
                <w:rFonts w:cs="Times New Roman" w:hint="eastAsia"/>
                <w:bCs/>
                <w:sz w:val="18"/>
                <w:szCs w:val="18"/>
              </w:rPr>
              <w:t>；</w:t>
            </w:r>
            <w:r w:rsidR="000151C4">
              <w:rPr>
                <w:rFonts w:cs="Times New Roman" w:hint="eastAsia"/>
                <w:bCs/>
                <w:sz w:val="18"/>
                <w:szCs w:val="18"/>
              </w:rPr>
              <w:t>人包对应准备位机头待机界面描述修改；删除不必要的语音提示描述；人包</w:t>
            </w:r>
            <w:proofErr w:type="gramStart"/>
            <w:r w:rsidR="000151C4">
              <w:rPr>
                <w:rFonts w:cs="Times New Roman" w:hint="eastAsia"/>
                <w:bCs/>
                <w:sz w:val="18"/>
                <w:szCs w:val="18"/>
              </w:rPr>
              <w:t>对应回查增加</w:t>
            </w:r>
            <w:proofErr w:type="gramEnd"/>
            <w:r w:rsidR="000151C4">
              <w:rPr>
                <w:rFonts w:cs="Times New Roman" w:hint="eastAsia"/>
                <w:bCs/>
                <w:sz w:val="18"/>
                <w:szCs w:val="18"/>
              </w:rPr>
              <w:t>X光</w:t>
            </w:r>
            <w:proofErr w:type="gramStart"/>
            <w:r w:rsidR="000151C4">
              <w:rPr>
                <w:rFonts w:cs="Times New Roman" w:hint="eastAsia"/>
                <w:bCs/>
                <w:sz w:val="18"/>
                <w:szCs w:val="18"/>
              </w:rPr>
              <w:t>机现场照回查</w:t>
            </w:r>
            <w:proofErr w:type="gramEnd"/>
            <w:r w:rsidR="000151C4">
              <w:rPr>
                <w:rFonts w:cs="Times New Roman" w:hint="eastAsia"/>
                <w:bCs/>
                <w:sz w:val="18"/>
                <w:szCs w:val="18"/>
              </w:rPr>
              <w:t>界面描述</w:t>
            </w:r>
            <w:r w:rsidRPr="00C80460">
              <w:rPr>
                <w:rFonts w:cs="Times New Roman"/>
                <w:bCs/>
                <w:sz w:val="18"/>
                <w:szCs w:val="18"/>
              </w:rPr>
              <w:t>。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C88F1" w14:textId="72EF09F1" w:rsidR="00F76A66" w:rsidRPr="00EB4034" w:rsidRDefault="003D4301" w:rsidP="00F76A66">
            <w:pPr>
              <w:rPr>
                <w:rFonts w:cs="Times New Roman"/>
                <w:bCs/>
                <w:sz w:val="18"/>
                <w:szCs w:val="18"/>
              </w:rPr>
            </w:pPr>
            <w:r>
              <w:rPr>
                <w:rFonts w:cs="Times New Roman" w:hint="eastAsia"/>
                <w:bCs/>
                <w:sz w:val="18"/>
                <w:szCs w:val="18"/>
              </w:rPr>
              <w:t>2</w:t>
            </w:r>
            <w:r>
              <w:rPr>
                <w:rFonts w:cs="Times New Roman"/>
                <w:bCs/>
                <w:sz w:val="18"/>
                <w:szCs w:val="18"/>
              </w:rPr>
              <w:t>020.06.02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E7B6B" w14:textId="2F91C69F" w:rsidR="00F76A66" w:rsidRPr="00EB4034" w:rsidRDefault="003C43F7" w:rsidP="00F76A66">
            <w:pPr>
              <w:rPr>
                <w:rFonts w:cs="Times New Roman"/>
                <w:bCs/>
                <w:sz w:val="18"/>
                <w:szCs w:val="18"/>
              </w:rPr>
            </w:pPr>
            <w:r>
              <w:rPr>
                <w:rFonts w:cs="Times New Roman" w:hint="eastAsia"/>
                <w:bCs/>
                <w:sz w:val="18"/>
                <w:szCs w:val="18"/>
              </w:rPr>
              <w:t>李自演</w:t>
            </w:r>
          </w:p>
        </w:tc>
      </w:tr>
      <w:tr w:rsidR="00A24E9E" w:rsidRPr="00EB4034" w14:paraId="71C395BE" w14:textId="77777777">
        <w:trPr>
          <w:trHeight w:val="568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7D95F" w14:textId="77777777" w:rsidR="00A24E9E" w:rsidRPr="00EB4034" w:rsidRDefault="00A24E9E" w:rsidP="00A24E9E">
            <w:pPr>
              <w:rPr>
                <w:rFonts w:cs="Times New Roman"/>
                <w:b/>
                <w:sz w:val="18"/>
                <w:szCs w:val="18"/>
              </w:rPr>
            </w:pPr>
            <w:r w:rsidRPr="00EB4034">
              <w:rPr>
                <w:rFonts w:cs="Times New Roman"/>
                <w:b/>
                <w:sz w:val="18"/>
                <w:szCs w:val="18"/>
              </w:rPr>
              <w:t>6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ACE47" w14:textId="7A775AE9" w:rsidR="00A24E9E" w:rsidRPr="00A24E9E" w:rsidRDefault="006719F6" w:rsidP="00A24E9E">
            <w:pPr>
              <w:widowControl/>
              <w:jc w:val="left"/>
              <w:rPr>
                <w:rFonts w:cs="Times New Roman"/>
                <w:bCs/>
                <w:kern w:val="0"/>
                <w:sz w:val="18"/>
                <w:szCs w:val="18"/>
              </w:rPr>
            </w:pPr>
            <w:ins w:id="1" w:author="Lee Jude" w:date="2020-06-14T00:23:00Z">
              <w:r>
                <w:rPr>
                  <w:rFonts w:cs="Times New Roman" w:hint="eastAsia"/>
                  <w:bCs/>
                  <w:kern w:val="0"/>
                  <w:sz w:val="18"/>
                  <w:szCs w:val="18"/>
                </w:rPr>
                <w:t>2</w:t>
              </w:r>
              <w:r>
                <w:rPr>
                  <w:rFonts w:cs="Times New Roman"/>
                  <w:bCs/>
                  <w:kern w:val="0"/>
                  <w:sz w:val="18"/>
                  <w:szCs w:val="18"/>
                </w:rPr>
                <w:t>.4</w:t>
              </w:r>
            </w:ins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85F8B" w14:textId="5277CD27" w:rsidR="00A24E9E" w:rsidRPr="00A24E9E" w:rsidRDefault="002E7BF1" w:rsidP="00A24E9E">
            <w:pPr>
              <w:rPr>
                <w:rFonts w:cs="Times New Roman"/>
                <w:bCs/>
                <w:sz w:val="18"/>
                <w:szCs w:val="18"/>
              </w:rPr>
            </w:pPr>
            <w:ins w:id="2" w:author="Lee Jude" w:date="2020-06-14T00:23:00Z">
              <w:r>
                <w:rPr>
                  <w:rFonts w:cs="Times New Roman" w:hint="eastAsia"/>
                  <w:bCs/>
                  <w:sz w:val="18"/>
                  <w:szCs w:val="18"/>
                </w:rPr>
                <w:t>4</w:t>
              </w:r>
              <w:r>
                <w:rPr>
                  <w:rFonts w:cs="Times New Roman"/>
                  <w:bCs/>
                  <w:sz w:val="18"/>
                  <w:szCs w:val="18"/>
                </w:rPr>
                <w:t>.</w:t>
              </w:r>
              <w:r w:rsidR="00CA23CA">
                <w:rPr>
                  <w:rFonts w:cs="Times New Roman"/>
                  <w:bCs/>
                  <w:sz w:val="18"/>
                  <w:szCs w:val="18"/>
                </w:rPr>
                <w:t>5</w:t>
              </w:r>
            </w:ins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661F6" w14:textId="5C12E9B4" w:rsidR="00A24E9E" w:rsidRPr="00A24E9E" w:rsidRDefault="00B7111D" w:rsidP="00A24E9E">
            <w:pPr>
              <w:rPr>
                <w:rFonts w:cs="Times New Roman"/>
                <w:bCs/>
                <w:sz w:val="18"/>
                <w:szCs w:val="18"/>
              </w:rPr>
            </w:pPr>
            <w:ins w:id="3" w:author="Lee Jude" w:date="2020-06-14T00:23:00Z">
              <w:r>
                <w:rPr>
                  <w:rFonts w:cs="Times New Roman" w:hint="eastAsia"/>
                  <w:bCs/>
                  <w:sz w:val="18"/>
                  <w:szCs w:val="18"/>
                </w:rPr>
                <w:t>修改</w:t>
              </w:r>
            </w:ins>
            <w:ins w:id="4" w:author="Lee Jude" w:date="2020-06-14T00:24:00Z">
              <w:r w:rsidR="00261CB0">
                <w:rPr>
                  <w:rFonts w:cs="Times New Roman" w:hint="eastAsia"/>
                  <w:bCs/>
                  <w:sz w:val="18"/>
                  <w:szCs w:val="18"/>
                </w:rPr>
                <w:t>行李轨迹界面示意图</w:t>
              </w:r>
            </w:ins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90DFC" w14:textId="6E452D9D" w:rsidR="00A24E9E" w:rsidRPr="00A24E9E" w:rsidRDefault="00261CB0" w:rsidP="00A24E9E">
            <w:pPr>
              <w:rPr>
                <w:rFonts w:cs="Times New Roman"/>
                <w:bCs/>
                <w:sz w:val="18"/>
                <w:szCs w:val="18"/>
              </w:rPr>
            </w:pPr>
            <w:ins w:id="5" w:author="Lee Jude" w:date="2020-06-14T00:24:00Z">
              <w:r>
                <w:rPr>
                  <w:rFonts w:cs="Times New Roman" w:hint="eastAsia"/>
                  <w:bCs/>
                  <w:sz w:val="18"/>
                  <w:szCs w:val="18"/>
                </w:rPr>
                <w:t>2</w:t>
              </w:r>
              <w:r>
                <w:rPr>
                  <w:rFonts w:cs="Times New Roman"/>
                  <w:bCs/>
                  <w:sz w:val="18"/>
                  <w:szCs w:val="18"/>
                </w:rPr>
                <w:t>020</w:t>
              </w:r>
              <w:r>
                <w:rPr>
                  <w:rFonts w:cs="Times New Roman" w:hint="eastAsia"/>
                  <w:bCs/>
                  <w:sz w:val="18"/>
                  <w:szCs w:val="18"/>
                </w:rPr>
                <w:t>.</w:t>
              </w:r>
              <w:r>
                <w:rPr>
                  <w:rFonts w:cs="Times New Roman"/>
                  <w:bCs/>
                  <w:sz w:val="18"/>
                  <w:szCs w:val="18"/>
                </w:rPr>
                <w:t>06.14</w:t>
              </w:r>
            </w:ins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A3A84" w14:textId="5C9C7C20" w:rsidR="00A24E9E" w:rsidRPr="00A24E9E" w:rsidRDefault="00261CB0" w:rsidP="00A24E9E">
            <w:pPr>
              <w:rPr>
                <w:rFonts w:cs="Times New Roman"/>
                <w:bCs/>
                <w:sz w:val="18"/>
                <w:szCs w:val="18"/>
              </w:rPr>
            </w:pPr>
            <w:ins w:id="6" w:author="Lee Jude" w:date="2020-06-14T00:24:00Z">
              <w:r>
                <w:rPr>
                  <w:rFonts w:cs="Times New Roman" w:hint="eastAsia"/>
                  <w:bCs/>
                  <w:sz w:val="18"/>
                  <w:szCs w:val="18"/>
                </w:rPr>
                <w:t>李自演</w:t>
              </w:r>
            </w:ins>
          </w:p>
        </w:tc>
      </w:tr>
      <w:tr w:rsidR="00A24E9E" w:rsidRPr="00EB4034" w14:paraId="4367ECB0" w14:textId="77777777">
        <w:trPr>
          <w:trHeight w:val="568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49847" w14:textId="77777777" w:rsidR="00A24E9E" w:rsidRPr="00EB4034" w:rsidRDefault="00A24E9E" w:rsidP="00A24E9E">
            <w:pPr>
              <w:rPr>
                <w:rFonts w:cs="Times New Roman"/>
                <w:b/>
                <w:sz w:val="18"/>
                <w:szCs w:val="18"/>
              </w:rPr>
            </w:pPr>
            <w:r w:rsidRPr="00EB4034">
              <w:rPr>
                <w:rFonts w:cs="Times New Roman"/>
                <w:b/>
                <w:sz w:val="18"/>
                <w:szCs w:val="18"/>
              </w:rPr>
              <w:t>7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2CF1D" w14:textId="4964EE55" w:rsidR="00A24E9E" w:rsidRPr="00EB4034" w:rsidRDefault="00A24E9E" w:rsidP="00A24E9E">
            <w:pPr>
              <w:widowControl/>
              <w:jc w:val="left"/>
              <w:rPr>
                <w:rFonts w:cs="Times New Roman"/>
                <w:bCs/>
                <w:kern w:val="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02DA2" w14:textId="2017BAC6" w:rsidR="00A24E9E" w:rsidRPr="00EB4034" w:rsidRDefault="00A24E9E" w:rsidP="00A24E9E">
            <w:pPr>
              <w:rPr>
                <w:rFonts w:cs="Times New Roman"/>
                <w:bCs/>
                <w:sz w:val="18"/>
                <w:szCs w:val="18"/>
              </w:rPr>
            </w:pP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345C5" w14:textId="69E8B940" w:rsidR="00A24E9E" w:rsidRPr="00EB4034" w:rsidRDefault="00A24E9E">
            <w:pPr>
              <w:rPr>
                <w:rFonts w:cs="Times New Roman"/>
                <w:bCs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4699" w14:textId="10A6CBE5" w:rsidR="00A24E9E" w:rsidRPr="008D14C7" w:rsidRDefault="00A24E9E" w:rsidP="00A24E9E">
            <w:pPr>
              <w:rPr>
                <w:rFonts w:cs="Times New Roman"/>
                <w:bCs/>
                <w:sz w:val="18"/>
                <w:szCs w:val="18"/>
              </w:rPr>
            </w:pP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92B1E" w14:textId="47CCA370" w:rsidR="00A24E9E" w:rsidRPr="00EB4034" w:rsidRDefault="00A24E9E" w:rsidP="00A24E9E">
            <w:pPr>
              <w:rPr>
                <w:rFonts w:cs="Times New Roman"/>
                <w:bCs/>
                <w:sz w:val="18"/>
                <w:szCs w:val="18"/>
              </w:rPr>
            </w:pPr>
          </w:p>
        </w:tc>
      </w:tr>
      <w:tr w:rsidR="00A24E9E" w:rsidRPr="00EB4034" w14:paraId="7D8C8E60" w14:textId="77777777">
        <w:trPr>
          <w:trHeight w:val="568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FE269" w14:textId="77777777" w:rsidR="00A24E9E" w:rsidRPr="00EB4034" w:rsidRDefault="00A24E9E" w:rsidP="00A24E9E">
            <w:pPr>
              <w:rPr>
                <w:rFonts w:cs="Times New Roman"/>
                <w:b/>
                <w:sz w:val="18"/>
                <w:szCs w:val="18"/>
              </w:rPr>
            </w:pPr>
            <w:r w:rsidRPr="00EB4034">
              <w:rPr>
                <w:rFonts w:cs="Times New Roman"/>
                <w:b/>
                <w:sz w:val="18"/>
                <w:szCs w:val="18"/>
              </w:rPr>
              <w:t>8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D9670" w14:textId="5569FB11" w:rsidR="00A24E9E" w:rsidRPr="00EB4034" w:rsidRDefault="00A24E9E" w:rsidP="00A24E9E">
            <w:pPr>
              <w:widowControl/>
              <w:jc w:val="left"/>
              <w:rPr>
                <w:rFonts w:cs="Times New Roman"/>
                <w:bCs/>
                <w:kern w:val="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0F452" w14:textId="3A1BBE8D" w:rsidR="00A24E9E" w:rsidRPr="00EB4034" w:rsidRDefault="00A24E9E">
            <w:pPr>
              <w:rPr>
                <w:rFonts w:cs="Times New Roman"/>
                <w:bCs/>
                <w:sz w:val="18"/>
                <w:szCs w:val="18"/>
              </w:rPr>
            </w:pP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9B904" w14:textId="733E5A51" w:rsidR="00A24E9E" w:rsidRPr="00EB4034" w:rsidRDefault="00A24E9E" w:rsidP="00A24E9E">
            <w:pPr>
              <w:rPr>
                <w:rFonts w:cs="Times New Roman"/>
                <w:bCs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BCD63" w14:textId="77A0EA03" w:rsidR="00A24E9E" w:rsidRPr="00EB4034" w:rsidRDefault="00A24E9E" w:rsidP="00A24E9E">
            <w:pPr>
              <w:rPr>
                <w:rFonts w:cs="Times New Roman"/>
                <w:bCs/>
                <w:sz w:val="18"/>
                <w:szCs w:val="18"/>
              </w:rPr>
            </w:pP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2F70E" w14:textId="401819C1" w:rsidR="00A24E9E" w:rsidRPr="00EB4034" w:rsidRDefault="00A24E9E" w:rsidP="00A24E9E">
            <w:pPr>
              <w:rPr>
                <w:rFonts w:cs="Times New Roman"/>
                <w:bCs/>
                <w:sz w:val="18"/>
                <w:szCs w:val="18"/>
              </w:rPr>
            </w:pPr>
          </w:p>
        </w:tc>
      </w:tr>
      <w:tr w:rsidR="00A24E9E" w:rsidRPr="00EB4034" w14:paraId="53457720" w14:textId="77777777">
        <w:trPr>
          <w:trHeight w:val="568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F0538" w14:textId="77777777" w:rsidR="00A24E9E" w:rsidRPr="00EB4034" w:rsidRDefault="00A24E9E" w:rsidP="00A24E9E">
            <w:pPr>
              <w:rPr>
                <w:rFonts w:cs="Times New Roman"/>
                <w:b/>
                <w:sz w:val="18"/>
                <w:szCs w:val="18"/>
              </w:rPr>
            </w:pPr>
            <w:r w:rsidRPr="00EB4034">
              <w:rPr>
                <w:rFonts w:cs="Times New Roman"/>
                <w:b/>
                <w:sz w:val="18"/>
                <w:szCs w:val="18"/>
              </w:rPr>
              <w:lastRenderedPageBreak/>
              <w:t>9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7F110" w14:textId="7231C84D" w:rsidR="00A24E9E" w:rsidRPr="008D14C7" w:rsidRDefault="00A24E9E" w:rsidP="00A24E9E">
            <w:pPr>
              <w:widowControl/>
              <w:jc w:val="left"/>
              <w:rPr>
                <w:rFonts w:cs="Times New Roman"/>
                <w:bCs/>
                <w:kern w:val="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7C3BC" w14:textId="1A094F3E" w:rsidR="00A24E9E" w:rsidRPr="008D14C7" w:rsidRDefault="00A24E9E" w:rsidP="00A24E9E">
            <w:pPr>
              <w:rPr>
                <w:rFonts w:cs="Times New Roman"/>
                <w:bCs/>
                <w:sz w:val="18"/>
                <w:szCs w:val="18"/>
              </w:rPr>
            </w:pP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CE3BB" w14:textId="6A6AB0B0" w:rsidR="00A24E9E" w:rsidRPr="008D14C7" w:rsidRDefault="00A24E9E">
            <w:pPr>
              <w:rPr>
                <w:rFonts w:cs="Times New Roman"/>
                <w:bCs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94E02" w14:textId="4DC71B2F" w:rsidR="00A24E9E" w:rsidRPr="00A80705" w:rsidRDefault="00A24E9E" w:rsidP="00A24E9E">
            <w:pPr>
              <w:rPr>
                <w:rFonts w:cs="Times New Roman"/>
                <w:bCs/>
                <w:sz w:val="18"/>
                <w:szCs w:val="18"/>
              </w:rPr>
            </w:pP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26ABC" w14:textId="5DD19ED4" w:rsidR="00A24E9E" w:rsidRPr="008D14C7" w:rsidRDefault="00A24E9E" w:rsidP="00A24E9E">
            <w:pPr>
              <w:rPr>
                <w:rFonts w:cs="Times New Roman"/>
                <w:bCs/>
                <w:sz w:val="18"/>
                <w:szCs w:val="18"/>
              </w:rPr>
            </w:pPr>
          </w:p>
        </w:tc>
      </w:tr>
      <w:tr w:rsidR="00A24E9E" w:rsidRPr="00EB4034" w14:paraId="4140CFBC" w14:textId="77777777">
        <w:trPr>
          <w:trHeight w:val="568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7F5BF" w14:textId="77777777" w:rsidR="00A24E9E" w:rsidRPr="00EB4034" w:rsidRDefault="00A24E9E" w:rsidP="00A24E9E">
            <w:pPr>
              <w:rPr>
                <w:rFonts w:cs="Times New Roman"/>
                <w:b/>
                <w:sz w:val="18"/>
                <w:szCs w:val="18"/>
              </w:rPr>
            </w:pPr>
            <w:r w:rsidRPr="00EB4034">
              <w:rPr>
                <w:rFonts w:cs="Times New Roman"/>
                <w:b/>
                <w:sz w:val="18"/>
                <w:szCs w:val="18"/>
              </w:rPr>
              <w:t>10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B622D" w14:textId="4726D400" w:rsidR="00A24E9E" w:rsidRPr="008D14C7" w:rsidRDefault="00A24E9E" w:rsidP="00A24E9E">
            <w:pPr>
              <w:widowControl/>
              <w:jc w:val="left"/>
              <w:rPr>
                <w:rFonts w:cs="Times New Roman"/>
                <w:bCs/>
                <w:kern w:val="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21E42" w14:textId="74CBBD37" w:rsidR="00A24E9E" w:rsidRPr="008D14C7" w:rsidRDefault="00A24E9E" w:rsidP="00A24E9E">
            <w:pPr>
              <w:rPr>
                <w:rFonts w:cs="Times New Roman"/>
                <w:bCs/>
                <w:sz w:val="18"/>
                <w:szCs w:val="18"/>
              </w:rPr>
            </w:pP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F8F83" w14:textId="4825FF9B" w:rsidR="00A24E9E" w:rsidRPr="008D14C7" w:rsidRDefault="00A24E9E" w:rsidP="00A24E9E">
            <w:pPr>
              <w:rPr>
                <w:rFonts w:cs="Times New Roman"/>
                <w:bCs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15DA5" w14:textId="351029F2" w:rsidR="00A24E9E" w:rsidRPr="008D14C7" w:rsidRDefault="00A24E9E" w:rsidP="00A24E9E">
            <w:pPr>
              <w:rPr>
                <w:rFonts w:cs="Times New Roman"/>
                <w:bCs/>
                <w:sz w:val="18"/>
                <w:szCs w:val="18"/>
              </w:rPr>
            </w:pP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2609A" w14:textId="7ADE1673" w:rsidR="00A24E9E" w:rsidRPr="008D14C7" w:rsidRDefault="00A24E9E" w:rsidP="00A24E9E">
            <w:pPr>
              <w:rPr>
                <w:rFonts w:cs="Times New Roman"/>
                <w:bCs/>
                <w:sz w:val="18"/>
                <w:szCs w:val="18"/>
              </w:rPr>
            </w:pPr>
          </w:p>
        </w:tc>
      </w:tr>
    </w:tbl>
    <w:p w14:paraId="12C145DA" w14:textId="77777777" w:rsidR="002278ED" w:rsidRPr="008D14C7" w:rsidRDefault="00740B8E">
      <w:pPr>
        <w:pStyle w:val="ab"/>
        <w:ind w:right="36" w:firstLine="480"/>
        <w:rPr>
          <w:szCs w:val="24"/>
        </w:rPr>
      </w:pPr>
      <w:r w:rsidRPr="008D14C7">
        <w:rPr>
          <w:rFonts w:hint="eastAsia"/>
          <w:szCs w:val="24"/>
        </w:rPr>
        <w:t>注：对该文件内容增加、删除或修改均需填写此变更记录，详细记载变更信息，以保证其可追溯性。</w:t>
      </w:r>
    </w:p>
    <w:p w14:paraId="1BA16DE0" w14:textId="77777777" w:rsidR="002278ED" w:rsidRPr="008D14C7" w:rsidRDefault="00740B8E">
      <w:pPr>
        <w:widowControl/>
        <w:jc w:val="left"/>
      </w:pPr>
      <w:r w:rsidRPr="008D14C7">
        <w:br w:type="page"/>
      </w:r>
    </w:p>
    <w:sdt>
      <w:sdtPr>
        <w:rPr>
          <w:lang w:val="zh-CN"/>
        </w:rPr>
        <w:id w:val="-709761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00EE43" w14:textId="04CD8C42" w:rsidR="002278ED" w:rsidRPr="00A24E9E" w:rsidRDefault="00740B8E">
          <w:pPr>
            <w:spacing w:line="240" w:lineRule="auto"/>
            <w:jc w:val="center"/>
            <w:rPr>
              <w:sz w:val="40"/>
            </w:rPr>
          </w:pPr>
          <w:r w:rsidRPr="00A24E9E">
            <w:rPr>
              <w:sz w:val="32"/>
            </w:rPr>
            <w:t>目</w:t>
          </w:r>
          <w:r w:rsidR="00CC6673" w:rsidRPr="00A24E9E">
            <w:rPr>
              <w:rFonts w:hint="eastAsia"/>
              <w:sz w:val="32"/>
            </w:rPr>
            <w:t xml:space="preserve">  </w:t>
          </w:r>
          <w:r w:rsidRPr="00A24E9E">
            <w:rPr>
              <w:sz w:val="32"/>
            </w:rPr>
            <w:t>录</w:t>
          </w:r>
        </w:p>
        <w:p w14:paraId="284A83F9" w14:textId="1D9F5390" w:rsidR="007D1FF2" w:rsidRDefault="00740B8E">
          <w:pPr>
            <w:pStyle w:val="TOC1"/>
            <w:tabs>
              <w:tab w:val="left" w:pos="42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r w:rsidRPr="00A24E9E">
            <w:fldChar w:fldCharType="begin"/>
          </w:r>
          <w:r w:rsidRPr="00EB4034">
            <w:instrText xml:space="preserve"> TOC \o "1-3" \h \z \u </w:instrText>
          </w:r>
          <w:r w:rsidRPr="00A24E9E">
            <w:fldChar w:fldCharType="separate"/>
          </w:r>
          <w:hyperlink w:anchor="_Toc42005809" w:history="1">
            <w:r w:rsidR="007D1FF2" w:rsidRPr="00BC4C94">
              <w:rPr>
                <w:rStyle w:val="aff4"/>
                <w:noProof/>
              </w:rPr>
              <w:t>1.</w:t>
            </w:r>
            <w:r w:rsidR="007D1FF2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文档说明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_Toc42005809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1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4DB5B695" w14:textId="1675FC63" w:rsidR="007D1FF2" w:rsidRDefault="00434C03">
          <w:pPr>
            <w:pStyle w:val="TOC2"/>
            <w:tabs>
              <w:tab w:val="left" w:pos="840"/>
              <w:tab w:val="right" w:leader="dot" w:pos="8681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42005810" w:history="1">
            <w:r w:rsidR="007D1FF2" w:rsidRPr="00BC4C94">
              <w:rPr>
                <w:rStyle w:val="aff4"/>
                <w:noProof/>
              </w:rPr>
              <w:t>1.1.</w:t>
            </w:r>
            <w:r w:rsidR="007D1FF2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编写目的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_Toc42005810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1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4F2A44C6" w14:textId="4F01DA55" w:rsidR="007D1FF2" w:rsidRDefault="00434C03">
          <w:pPr>
            <w:pStyle w:val="TOC2"/>
            <w:tabs>
              <w:tab w:val="left" w:pos="840"/>
              <w:tab w:val="right" w:leader="dot" w:pos="8681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42005811" w:history="1">
            <w:r w:rsidR="007D1FF2" w:rsidRPr="00BC4C94">
              <w:rPr>
                <w:rStyle w:val="aff4"/>
                <w:noProof/>
              </w:rPr>
              <w:t>1.2.</w:t>
            </w:r>
            <w:r w:rsidR="007D1FF2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预期读者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_Toc42005811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1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239D472F" w14:textId="15DC9FD8" w:rsidR="007D1FF2" w:rsidRDefault="00434C03">
          <w:pPr>
            <w:pStyle w:val="TOC2"/>
            <w:tabs>
              <w:tab w:val="left" w:pos="840"/>
              <w:tab w:val="right" w:leader="dot" w:pos="8681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42005812" w:history="1">
            <w:r w:rsidR="007D1FF2" w:rsidRPr="00BC4C94">
              <w:rPr>
                <w:rStyle w:val="aff4"/>
                <w:noProof/>
              </w:rPr>
              <w:t>1.3.</w:t>
            </w:r>
            <w:r w:rsidR="007D1FF2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术语与缩写解释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_Toc42005812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1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63C09516" w14:textId="36BD2D07" w:rsidR="007D1FF2" w:rsidRDefault="00434C03">
          <w:pPr>
            <w:pStyle w:val="TOC1"/>
            <w:tabs>
              <w:tab w:val="left" w:pos="42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2005813" w:history="1">
            <w:r w:rsidR="007D1FF2" w:rsidRPr="00BC4C94">
              <w:rPr>
                <w:rStyle w:val="aff4"/>
                <w:noProof/>
              </w:rPr>
              <w:t>2.</w:t>
            </w:r>
            <w:r w:rsidR="007D1FF2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硬件说明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_Toc42005813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2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6E2463FA" w14:textId="376FF1DB" w:rsidR="007D1FF2" w:rsidRDefault="00434C03">
          <w:pPr>
            <w:pStyle w:val="TOC2"/>
            <w:tabs>
              <w:tab w:val="left" w:pos="840"/>
              <w:tab w:val="right" w:leader="dot" w:pos="8681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42005814" w:history="1">
            <w:r w:rsidR="007D1FF2" w:rsidRPr="00BC4C94">
              <w:rPr>
                <w:rStyle w:val="aff4"/>
                <w:noProof/>
              </w:rPr>
              <w:t>2.1.</w:t>
            </w:r>
            <w:r w:rsidR="007D1FF2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硬件概述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_Toc42005814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2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051C58BF" w14:textId="748A9115" w:rsidR="007D1FF2" w:rsidRDefault="00434C03">
          <w:pPr>
            <w:pStyle w:val="TOC2"/>
            <w:tabs>
              <w:tab w:val="left" w:pos="840"/>
              <w:tab w:val="right" w:leader="dot" w:pos="8681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42005815" w:history="1">
            <w:r w:rsidR="007D1FF2" w:rsidRPr="00BC4C94">
              <w:rPr>
                <w:rStyle w:val="aff4"/>
                <w:noProof/>
              </w:rPr>
              <w:t>2.2.</w:t>
            </w:r>
            <w:r w:rsidR="007D1FF2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硬件结构说明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_Toc42005815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3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2B8552A8" w14:textId="2433912C" w:rsidR="007D1FF2" w:rsidRDefault="00434C03">
          <w:pPr>
            <w:pStyle w:val="TOC2"/>
            <w:tabs>
              <w:tab w:val="left" w:pos="840"/>
              <w:tab w:val="right" w:leader="dot" w:pos="8681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42005816" w:history="1">
            <w:r w:rsidR="007D1FF2" w:rsidRPr="00BC4C94">
              <w:rPr>
                <w:rStyle w:val="aff4"/>
                <w:noProof/>
              </w:rPr>
              <w:t>2.3.</w:t>
            </w:r>
            <w:r w:rsidR="007D1FF2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硬件功能要求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_Toc42005816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3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34C0C482" w14:textId="4813A0B2" w:rsidR="007D1FF2" w:rsidRDefault="00434C03">
          <w:pPr>
            <w:pStyle w:val="TOC2"/>
            <w:tabs>
              <w:tab w:val="left" w:pos="840"/>
              <w:tab w:val="right" w:leader="dot" w:pos="8681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42005817" w:history="1">
            <w:r w:rsidR="007D1FF2" w:rsidRPr="00BC4C94">
              <w:rPr>
                <w:rStyle w:val="aff4"/>
                <w:noProof/>
              </w:rPr>
              <w:t>2.4.</w:t>
            </w:r>
            <w:r w:rsidR="007D1FF2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硬件配置参数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_Toc42005817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4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623F8205" w14:textId="6D1B325D" w:rsidR="007D1FF2" w:rsidRDefault="00434C03">
          <w:pPr>
            <w:pStyle w:val="TOC1"/>
            <w:tabs>
              <w:tab w:val="left" w:pos="42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2005818" w:history="1">
            <w:r w:rsidR="007D1FF2" w:rsidRPr="00BC4C94">
              <w:rPr>
                <w:rStyle w:val="aff4"/>
                <w:noProof/>
              </w:rPr>
              <w:t>3.</w:t>
            </w:r>
            <w:r w:rsidR="007D1FF2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应用场景流程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_Toc42005818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7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396BEF01" w14:textId="356E3248" w:rsidR="007D1FF2" w:rsidRDefault="00434C03">
          <w:pPr>
            <w:pStyle w:val="TOC2"/>
            <w:tabs>
              <w:tab w:val="left" w:pos="840"/>
              <w:tab w:val="right" w:leader="dot" w:pos="8681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42005819" w:history="1">
            <w:r w:rsidR="007D1FF2" w:rsidRPr="00BC4C94">
              <w:rPr>
                <w:rStyle w:val="aff4"/>
                <w:noProof/>
              </w:rPr>
              <w:t>3.1.</w:t>
            </w:r>
            <w:r w:rsidR="007D1FF2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场景概述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_Toc42005819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7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7CBCD67F" w14:textId="7594308E" w:rsidR="007D1FF2" w:rsidRDefault="00434C03">
          <w:pPr>
            <w:pStyle w:val="TOC2"/>
            <w:tabs>
              <w:tab w:val="left" w:pos="840"/>
              <w:tab w:val="right" w:leader="dot" w:pos="8681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42005820" w:history="1">
            <w:r w:rsidR="007D1FF2" w:rsidRPr="00BC4C94">
              <w:rPr>
                <w:rStyle w:val="aff4"/>
                <w:noProof/>
              </w:rPr>
              <w:t>3.2.</w:t>
            </w:r>
            <w:r w:rsidR="007D1FF2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流程节点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_Toc42005820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8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737DBDDF" w14:textId="0A36656B" w:rsidR="007D1FF2" w:rsidRDefault="00434C03">
          <w:pPr>
            <w:pStyle w:val="TOC3"/>
            <w:tabs>
              <w:tab w:val="left" w:pos="1260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42005821" w:history="1">
            <w:r w:rsidR="007D1FF2" w:rsidRPr="00BC4C94">
              <w:rPr>
                <w:rStyle w:val="aff4"/>
                <w:noProof/>
              </w:rPr>
              <w:t>3.2.1.</w:t>
            </w:r>
            <w:r w:rsidR="007D1FF2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人包对应绑定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_Toc42005821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8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39E9F80B" w14:textId="7617DC82" w:rsidR="007D1FF2" w:rsidRDefault="00434C03">
          <w:pPr>
            <w:pStyle w:val="TOC3"/>
            <w:tabs>
              <w:tab w:val="left" w:pos="1260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42005822" w:history="1">
            <w:r w:rsidR="007D1FF2" w:rsidRPr="00BC4C94">
              <w:rPr>
                <w:rStyle w:val="aff4"/>
                <w:noProof/>
              </w:rPr>
              <w:t>3.2.2.</w:t>
            </w:r>
            <w:r w:rsidR="007D1FF2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行李筐开包复检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_Toc42005822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9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5FDD845A" w14:textId="127BD644" w:rsidR="007D1FF2" w:rsidRDefault="00434C03">
          <w:pPr>
            <w:pStyle w:val="TOC3"/>
            <w:tabs>
              <w:tab w:val="left" w:pos="1260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42005823" w:history="1">
            <w:r w:rsidR="007D1FF2" w:rsidRPr="00BC4C94">
              <w:rPr>
                <w:rStyle w:val="aff4"/>
                <w:noProof/>
              </w:rPr>
              <w:t>3.2.3.</w:t>
            </w:r>
            <w:r w:rsidR="007D1FF2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空筐回收返送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_Toc42005823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10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502B600A" w14:textId="04B5BA28" w:rsidR="007D1FF2" w:rsidRDefault="00434C03">
          <w:pPr>
            <w:pStyle w:val="TOC1"/>
            <w:tabs>
              <w:tab w:val="left" w:pos="42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2005824" w:history="1">
            <w:r w:rsidR="007D1FF2" w:rsidRPr="00BC4C94">
              <w:rPr>
                <w:rStyle w:val="aff4"/>
                <w:noProof/>
              </w:rPr>
              <w:t>4.</w:t>
            </w:r>
            <w:r w:rsidR="007D1FF2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系统设计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_Toc42005824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10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2B103654" w14:textId="31E66E3A" w:rsidR="007D1FF2" w:rsidRDefault="00434C03">
          <w:pPr>
            <w:pStyle w:val="TOC2"/>
            <w:tabs>
              <w:tab w:val="left" w:pos="840"/>
              <w:tab w:val="right" w:leader="dot" w:pos="8681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42005825" w:history="1">
            <w:r w:rsidR="007D1FF2" w:rsidRPr="00BC4C94">
              <w:rPr>
                <w:rStyle w:val="aff4"/>
                <w:noProof/>
              </w:rPr>
              <w:t>4.1.</w:t>
            </w:r>
            <w:r w:rsidR="007D1FF2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人包对应绑定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_Toc42005825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10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2800EE10" w14:textId="2BDF3206" w:rsidR="007D1FF2" w:rsidRDefault="00434C03">
          <w:pPr>
            <w:pStyle w:val="TOC3"/>
            <w:tabs>
              <w:tab w:val="left" w:pos="1260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42005826" w:history="1">
            <w:r w:rsidR="007D1FF2" w:rsidRPr="00BC4C94">
              <w:rPr>
                <w:rStyle w:val="aff4"/>
                <w:noProof/>
              </w:rPr>
              <w:t>4.1.1.</w:t>
            </w:r>
            <w:r w:rsidR="007D1FF2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待机界面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_Toc42005826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11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46B9A278" w14:textId="4339ED67" w:rsidR="007D1FF2" w:rsidRDefault="00434C03">
          <w:pPr>
            <w:pStyle w:val="TOC3"/>
            <w:tabs>
              <w:tab w:val="left" w:pos="1260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42005827" w:history="1">
            <w:r w:rsidR="007D1FF2" w:rsidRPr="00BC4C94">
              <w:rPr>
                <w:rStyle w:val="aff4"/>
                <w:noProof/>
              </w:rPr>
              <w:t>4.1.2.</w:t>
            </w:r>
            <w:r w:rsidR="007D1FF2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识别成功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_Toc42005827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11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5A9ABA72" w14:textId="703FA26B" w:rsidR="007D1FF2" w:rsidRDefault="00434C03">
          <w:pPr>
            <w:pStyle w:val="TOC3"/>
            <w:tabs>
              <w:tab w:val="left" w:pos="1260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42005828" w:history="1">
            <w:r w:rsidR="007D1FF2" w:rsidRPr="00BC4C94">
              <w:rPr>
                <w:rStyle w:val="aff4"/>
                <w:noProof/>
              </w:rPr>
              <w:t>4.1.3.</w:t>
            </w:r>
            <w:r w:rsidR="007D1FF2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识别失败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_Toc42005828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12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7CEF93FB" w14:textId="16455FE3" w:rsidR="007D1FF2" w:rsidRDefault="00434C03">
          <w:pPr>
            <w:pStyle w:val="TOC3"/>
            <w:tabs>
              <w:tab w:val="left" w:pos="1260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42005829" w:history="1">
            <w:r w:rsidR="007D1FF2" w:rsidRPr="00BC4C94">
              <w:rPr>
                <w:rStyle w:val="aff4"/>
                <w:noProof/>
              </w:rPr>
              <w:t>4.1.4.</w:t>
            </w:r>
            <w:r w:rsidR="007D1FF2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人工绑定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_Toc42005829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13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0E0D0BF5" w14:textId="7B4EE64F" w:rsidR="007D1FF2" w:rsidRDefault="00434C03">
          <w:pPr>
            <w:pStyle w:val="TOC3"/>
            <w:tabs>
              <w:tab w:val="left" w:pos="1260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42005830" w:history="1">
            <w:r w:rsidR="007D1FF2" w:rsidRPr="00BC4C94">
              <w:rPr>
                <w:rStyle w:val="aff4"/>
                <w:noProof/>
              </w:rPr>
              <w:t>4.1.5.</w:t>
            </w:r>
            <w:r w:rsidR="007D1FF2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行李筐现场图像绑定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_Toc42005830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14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25906E94" w14:textId="4636ECBF" w:rsidR="007D1FF2" w:rsidRDefault="00434C03">
          <w:pPr>
            <w:pStyle w:val="TOC3"/>
            <w:tabs>
              <w:tab w:val="left" w:pos="1260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42005831" w:history="1">
            <w:r w:rsidR="007D1FF2" w:rsidRPr="00BC4C94">
              <w:rPr>
                <w:rStyle w:val="aff4"/>
                <w:noProof/>
              </w:rPr>
              <w:t>4.1.6.</w:t>
            </w:r>
            <w:r w:rsidR="007D1FF2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X</w:t>
            </w:r>
            <w:r w:rsidR="007D1FF2" w:rsidRPr="00BC4C94">
              <w:rPr>
                <w:rStyle w:val="aff4"/>
                <w:noProof/>
              </w:rPr>
              <w:t>光图像绑定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_Toc42005831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15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30EEDC90" w14:textId="1D782641" w:rsidR="007D1FF2" w:rsidRDefault="00434C03">
          <w:pPr>
            <w:pStyle w:val="TOC2"/>
            <w:tabs>
              <w:tab w:val="left" w:pos="840"/>
              <w:tab w:val="right" w:leader="dot" w:pos="8681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42005832" w:history="1">
            <w:r w:rsidR="007D1FF2" w:rsidRPr="00BC4C94">
              <w:rPr>
                <w:rStyle w:val="aff4"/>
                <w:noProof/>
              </w:rPr>
              <w:t>4.2.</w:t>
            </w:r>
            <w:r w:rsidR="007D1FF2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准备位查询控制台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_Toc42005832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16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56904E03" w14:textId="4E6B9478" w:rsidR="007D1FF2" w:rsidRDefault="00434C03">
          <w:pPr>
            <w:pStyle w:val="TOC3"/>
            <w:tabs>
              <w:tab w:val="left" w:pos="1260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42005833" w:history="1">
            <w:r w:rsidR="007D1FF2" w:rsidRPr="00BC4C94">
              <w:rPr>
                <w:rStyle w:val="aff4"/>
                <w:noProof/>
              </w:rPr>
              <w:t>4.2.1.</w:t>
            </w:r>
            <w:r w:rsidR="007D1FF2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人员回查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_Toc42005833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16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790DB0CA" w14:textId="17B4E9D0" w:rsidR="007D1FF2" w:rsidRDefault="00434C03">
          <w:pPr>
            <w:pStyle w:val="TOC3"/>
            <w:tabs>
              <w:tab w:val="left" w:pos="1260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42005834" w:history="1">
            <w:r w:rsidR="007D1FF2" w:rsidRPr="00BC4C94">
              <w:rPr>
                <w:rStyle w:val="aff4"/>
                <w:noProof/>
              </w:rPr>
              <w:t>4.2.2.</w:t>
            </w:r>
            <w:r w:rsidR="007D1FF2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设备状态异常提示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_Toc42005834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19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1D441E36" w14:textId="4D276EE0" w:rsidR="007D1FF2" w:rsidRDefault="00434C03">
          <w:pPr>
            <w:pStyle w:val="TOC2"/>
            <w:tabs>
              <w:tab w:val="left" w:pos="840"/>
              <w:tab w:val="right" w:leader="dot" w:pos="8681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42005835" w:history="1">
            <w:r w:rsidR="007D1FF2" w:rsidRPr="00BC4C94">
              <w:rPr>
                <w:rStyle w:val="aff4"/>
                <w:noProof/>
              </w:rPr>
              <w:t>4.3.</w:t>
            </w:r>
            <w:r w:rsidR="007D1FF2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行李筐开包复检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_Toc42005835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20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5947B596" w14:textId="2969B163" w:rsidR="007D1FF2" w:rsidRDefault="00434C03">
          <w:pPr>
            <w:pStyle w:val="TOC3"/>
            <w:tabs>
              <w:tab w:val="left" w:pos="1260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42005836" w:history="1">
            <w:r w:rsidR="007D1FF2" w:rsidRPr="00BC4C94">
              <w:rPr>
                <w:rStyle w:val="aff4"/>
                <w:noProof/>
              </w:rPr>
              <w:t>4.3.1.</w:t>
            </w:r>
            <w:r w:rsidR="007D1FF2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复检判定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_Toc42005836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20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2F0E2FA2" w14:textId="0920BC08" w:rsidR="007D1FF2" w:rsidRDefault="00434C03">
          <w:pPr>
            <w:pStyle w:val="TOC3"/>
            <w:tabs>
              <w:tab w:val="left" w:pos="1260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42005837" w:history="1">
            <w:r w:rsidR="007D1FF2" w:rsidRPr="00BC4C94">
              <w:rPr>
                <w:rStyle w:val="aff4"/>
                <w:noProof/>
              </w:rPr>
              <w:t>4.3.2.</w:t>
            </w:r>
            <w:r w:rsidR="007D1FF2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开包复检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_Toc42005837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21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4E462228" w14:textId="72545D14" w:rsidR="007D1FF2" w:rsidRDefault="00434C03">
          <w:pPr>
            <w:pStyle w:val="TOC3"/>
            <w:tabs>
              <w:tab w:val="left" w:pos="1260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42005838" w:history="1">
            <w:r w:rsidR="007D1FF2" w:rsidRPr="00BC4C94">
              <w:rPr>
                <w:rStyle w:val="aff4"/>
                <w:noProof/>
              </w:rPr>
              <w:t>4.3.3.</w:t>
            </w:r>
            <w:r w:rsidR="007D1FF2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行李筐现场图像绑定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_Toc42005838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21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73993D3B" w14:textId="2F2CD074" w:rsidR="007D1FF2" w:rsidRDefault="00434C03">
          <w:pPr>
            <w:pStyle w:val="TOC3"/>
            <w:tabs>
              <w:tab w:val="left" w:pos="1260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42005839" w:history="1">
            <w:r w:rsidR="007D1FF2" w:rsidRPr="00BC4C94">
              <w:rPr>
                <w:rStyle w:val="aff4"/>
                <w:noProof/>
              </w:rPr>
              <w:t>4.3.4.</w:t>
            </w:r>
            <w:r w:rsidR="007D1FF2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X</w:t>
            </w:r>
            <w:r w:rsidR="007D1FF2" w:rsidRPr="00BC4C94">
              <w:rPr>
                <w:rStyle w:val="aff4"/>
                <w:noProof/>
              </w:rPr>
              <w:t>光图像绑定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_Toc42005839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22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58CF056E" w14:textId="06C1440E" w:rsidR="007D1FF2" w:rsidRDefault="00434C03">
          <w:pPr>
            <w:pStyle w:val="TOC2"/>
            <w:tabs>
              <w:tab w:val="left" w:pos="840"/>
              <w:tab w:val="right" w:leader="dot" w:pos="8681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42005840" w:history="1">
            <w:r w:rsidR="007D1FF2" w:rsidRPr="00BC4C94">
              <w:rPr>
                <w:rStyle w:val="aff4"/>
                <w:noProof/>
              </w:rPr>
              <w:t>4.4.</w:t>
            </w:r>
            <w:r w:rsidR="007D1FF2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空筐回收返送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_Toc42005840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22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191036B0" w14:textId="29D9FF2C" w:rsidR="007D1FF2" w:rsidRDefault="00434C03">
          <w:pPr>
            <w:pStyle w:val="TOC3"/>
            <w:tabs>
              <w:tab w:val="left" w:pos="1260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42005841" w:history="1">
            <w:r w:rsidR="007D1FF2" w:rsidRPr="00BC4C94">
              <w:rPr>
                <w:rStyle w:val="aff4"/>
                <w:noProof/>
              </w:rPr>
              <w:t>4.4.1.</w:t>
            </w:r>
            <w:r w:rsidR="007D1FF2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空筐模板注册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_Toc42005841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22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1E0EBCBB" w14:textId="066C4AAA" w:rsidR="007D1FF2" w:rsidRDefault="00434C03">
          <w:pPr>
            <w:pStyle w:val="TOC3"/>
            <w:tabs>
              <w:tab w:val="left" w:pos="1260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42005842" w:history="1">
            <w:r w:rsidR="007D1FF2" w:rsidRPr="00BC4C94">
              <w:rPr>
                <w:rStyle w:val="aff4"/>
                <w:noProof/>
              </w:rPr>
              <w:t>4.4.2.</w:t>
            </w:r>
            <w:r w:rsidR="007D1FF2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空筐判定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_Toc42005842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23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366B0DA7" w14:textId="5B3EEBA5" w:rsidR="007D1FF2" w:rsidRDefault="00434C03">
          <w:pPr>
            <w:pStyle w:val="TOC3"/>
            <w:tabs>
              <w:tab w:val="left" w:pos="1260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42005843" w:history="1">
            <w:r w:rsidR="007D1FF2" w:rsidRPr="00BC4C94">
              <w:rPr>
                <w:rStyle w:val="aff4"/>
                <w:noProof/>
              </w:rPr>
              <w:t>4.4.3.</w:t>
            </w:r>
            <w:r w:rsidR="007D1FF2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空筐翻转回收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_Toc42005843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24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43F79097" w14:textId="2B9D1287" w:rsidR="007D1FF2" w:rsidRDefault="00434C03">
          <w:pPr>
            <w:pStyle w:val="TOC2"/>
            <w:tabs>
              <w:tab w:val="left" w:pos="840"/>
              <w:tab w:val="right" w:leader="dot" w:pos="8681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42005844" w:history="1">
            <w:r w:rsidR="007D1FF2" w:rsidRPr="00BC4C94">
              <w:rPr>
                <w:rStyle w:val="aff4"/>
                <w:noProof/>
              </w:rPr>
              <w:t>4.5.</w:t>
            </w:r>
            <w:r w:rsidR="007D1FF2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7D1FF2" w:rsidRPr="00BC4C94">
              <w:rPr>
                <w:rStyle w:val="aff4"/>
                <w:noProof/>
              </w:rPr>
              <w:t>人包对应回查</w:t>
            </w:r>
            <w:r w:rsidR="007D1FF2">
              <w:rPr>
                <w:noProof/>
                <w:webHidden/>
              </w:rPr>
              <w:tab/>
            </w:r>
            <w:r w:rsidR="007D1FF2">
              <w:rPr>
                <w:noProof/>
                <w:webHidden/>
              </w:rPr>
              <w:fldChar w:fldCharType="begin"/>
            </w:r>
            <w:r w:rsidR="007D1FF2">
              <w:rPr>
                <w:noProof/>
                <w:webHidden/>
              </w:rPr>
              <w:instrText xml:space="preserve"> PAGEREF _Toc42005844 \h </w:instrText>
            </w:r>
            <w:r w:rsidR="007D1FF2">
              <w:rPr>
                <w:noProof/>
                <w:webHidden/>
              </w:rPr>
            </w:r>
            <w:r w:rsidR="007D1FF2">
              <w:rPr>
                <w:noProof/>
                <w:webHidden/>
              </w:rPr>
              <w:fldChar w:fldCharType="separate"/>
            </w:r>
            <w:r w:rsidR="007D1FF2">
              <w:rPr>
                <w:noProof/>
                <w:webHidden/>
              </w:rPr>
              <w:t>25</w:t>
            </w:r>
            <w:r w:rsidR="007D1FF2">
              <w:rPr>
                <w:noProof/>
                <w:webHidden/>
              </w:rPr>
              <w:fldChar w:fldCharType="end"/>
            </w:r>
          </w:hyperlink>
        </w:p>
        <w:p w14:paraId="007127CB" w14:textId="0B72D14B" w:rsidR="002278ED" w:rsidRPr="00A24E9E" w:rsidRDefault="00740B8E">
          <w:r w:rsidRPr="00A24E9E">
            <w:rPr>
              <w:bCs/>
              <w:lang w:val="zh-CN"/>
            </w:rPr>
            <w:fldChar w:fldCharType="end"/>
          </w:r>
        </w:p>
      </w:sdtContent>
    </w:sdt>
    <w:p w14:paraId="10104E6C" w14:textId="77777777" w:rsidR="002278ED" w:rsidRPr="008D14C7" w:rsidRDefault="00740B8E">
      <w:pPr>
        <w:widowControl/>
        <w:spacing w:line="240" w:lineRule="auto"/>
        <w:jc w:val="left"/>
        <w:rPr>
          <w:b/>
        </w:rPr>
        <w:sectPr w:rsidR="002278ED" w:rsidRPr="008D14C7">
          <w:headerReference w:type="default" r:id="rId11"/>
          <w:footerReference w:type="default" r:id="rId12"/>
          <w:pgSz w:w="11906" w:h="16838"/>
          <w:pgMar w:top="1440" w:right="1797" w:bottom="1440" w:left="1418" w:header="851" w:footer="992" w:gutter="0"/>
          <w:pgNumType w:start="1"/>
          <w:cols w:space="425"/>
          <w:docGrid w:type="lines" w:linePitch="312"/>
        </w:sectPr>
      </w:pPr>
      <w:r w:rsidRPr="008D14C7">
        <w:rPr>
          <w:b/>
        </w:rPr>
        <w:br w:type="page"/>
      </w:r>
    </w:p>
    <w:p w14:paraId="5C9D3723" w14:textId="77777777" w:rsidR="002278ED" w:rsidRPr="00A24E9E" w:rsidRDefault="00740B8E" w:rsidP="00704985">
      <w:pPr>
        <w:pStyle w:val="1"/>
        <w:numPr>
          <w:ilvl w:val="0"/>
          <w:numId w:val="1"/>
        </w:numPr>
      </w:pPr>
      <w:bookmarkStart w:id="7" w:name="_Toc5715042"/>
      <w:bookmarkStart w:id="8" w:name="_Toc42005809"/>
      <w:r w:rsidRPr="00A24E9E">
        <w:rPr>
          <w:rFonts w:hint="eastAsia"/>
        </w:rPr>
        <w:lastRenderedPageBreak/>
        <w:t>文档说明</w:t>
      </w:r>
      <w:bookmarkEnd w:id="7"/>
      <w:bookmarkEnd w:id="8"/>
    </w:p>
    <w:p w14:paraId="16591E02" w14:textId="77777777" w:rsidR="002278ED" w:rsidRPr="008D14C7" w:rsidRDefault="00740B8E" w:rsidP="00EA1361">
      <w:pPr>
        <w:pStyle w:val="2"/>
        <w:numPr>
          <w:ilvl w:val="1"/>
          <w:numId w:val="1"/>
        </w:numPr>
      </w:pPr>
      <w:bookmarkStart w:id="9" w:name="_Toc40582493"/>
      <w:bookmarkStart w:id="10" w:name="_Toc48967672"/>
      <w:bookmarkStart w:id="11" w:name="_Toc435122630"/>
      <w:bookmarkStart w:id="12" w:name="_Toc5715043"/>
      <w:bookmarkStart w:id="13" w:name="_Toc42005810"/>
      <w:r w:rsidRPr="008D14C7">
        <w:rPr>
          <w:rFonts w:hint="eastAsia"/>
        </w:rPr>
        <w:t>编写目的</w:t>
      </w:r>
      <w:bookmarkEnd w:id="9"/>
      <w:bookmarkEnd w:id="10"/>
      <w:bookmarkEnd w:id="11"/>
      <w:bookmarkEnd w:id="12"/>
      <w:bookmarkEnd w:id="13"/>
    </w:p>
    <w:p w14:paraId="73E0FE40" w14:textId="4653BD42" w:rsidR="002278ED" w:rsidRPr="008D14C7" w:rsidRDefault="00740B8E">
      <w:pPr>
        <w:ind w:firstLineChars="177" w:firstLine="425"/>
      </w:pPr>
      <w:r w:rsidRPr="008D14C7">
        <w:rPr>
          <w:rFonts w:hint="eastAsia"/>
        </w:rPr>
        <w:t>本文档是</w:t>
      </w:r>
      <w:r w:rsidR="00D12A58">
        <w:rPr>
          <w:rFonts w:hint="eastAsia"/>
        </w:rPr>
        <w:t>旅客随身行李智能传输</w:t>
      </w:r>
      <w:r w:rsidR="00D12A58" w:rsidRPr="00DA7BF5">
        <w:rPr>
          <w:rFonts w:hint="eastAsia"/>
        </w:rPr>
        <w:t>系统</w:t>
      </w:r>
      <w:r w:rsidRPr="008D14C7">
        <w:rPr>
          <w:rFonts w:hint="eastAsia"/>
        </w:rPr>
        <w:t>建设需求规格说明书，主要明确该项目实现功能的范围，明确业务需求，并供设计和开发人员系统设计和开发使用。</w:t>
      </w:r>
    </w:p>
    <w:p w14:paraId="1986E10D" w14:textId="77777777" w:rsidR="002278ED" w:rsidRPr="008D14C7" w:rsidRDefault="00740B8E" w:rsidP="00EA1361">
      <w:pPr>
        <w:pStyle w:val="2"/>
        <w:numPr>
          <w:ilvl w:val="1"/>
          <w:numId w:val="1"/>
        </w:numPr>
      </w:pPr>
      <w:bookmarkStart w:id="14" w:name="_Toc5715044"/>
      <w:bookmarkStart w:id="15" w:name="_Toc42005811"/>
      <w:r w:rsidRPr="008D14C7">
        <w:rPr>
          <w:rFonts w:hint="eastAsia"/>
        </w:rPr>
        <w:t>预期读者</w:t>
      </w:r>
      <w:bookmarkEnd w:id="14"/>
      <w:bookmarkEnd w:id="15"/>
    </w:p>
    <w:p w14:paraId="667476AD" w14:textId="44BC81EB" w:rsidR="002278ED" w:rsidRPr="008D14C7" w:rsidRDefault="00740B8E">
      <w:pPr>
        <w:widowControl/>
        <w:ind w:firstLineChars="200" w:firstLine="480"/>
        <w:jc w:val="left"/>
      </w:pPr>
      <w:r w:rsidRPr="008D14C7">
        <w:rPr>
          <w:rFonts w:hint="eastAsia"/>
        </w:rPr>
        <w:t>项目经理、产品经理、</w:t>
      </w:r>
      <w:r w:rsidR="00F53C6E" w:rsidRPr="008D14C7">
        <w:t>UI</w:t>
      </w:r>
      <w:r w:rsidR="00F53C6E" w:rsidRPr="008D14C7">
        <w:rPr>
          <w:rFonts w:hint="eastAsia"/>
        </w:rPr>
        <w:t>设计师</w:t>
      </w:r>
      <w:r w:rsidR="00F53C6E">
        <w:rPr>
          <w:rFonts w:hint="eastAsia"/>
        </w:rPr>
        <w:t>、</w:t>
      </w:r>
      <w:r w:rsidR="007967D4" w:rsidRPr="008D14C7">
        <w:rPr>
          <w:rFonts w:hint="eastAsia"/>
        </w:rPr>
        <w:t>硬件工程师</w:t>
      </w:r>
      <w:r w:rsidR="007967D4">
        <w:rPr>
          <w:rFonts w:hint="eastAsia"/>
        </w:rPr>
        <w:t>、</w:t>
      </w:r>
      <w:r w:rsidR="007F26DA" w:rsidRPr="008D14C7">
        <w:rPr>
          <w:rFonts w:hint="eastAsia"/>
        </w:rPr>
        <w:t>系统架构师</w:t>
      </w:r>
      <w:r w:rsidR="007F26DA">
        <w:rPr>
          <w:rFonts w:hint="eastAsia"/>
        </w:rPr>
        <w:t>、</w:t>
      </w:r>
      <w:r w:rsidR="000346AE">
        <w:rPr>
          <w:rFonts w:hint="eastAsia"/>
        </w:rPr>
        <w:t>系统</w:t>
      </w:r>
      <w:r w:rsidRPr="008D14C7">
        <w:rPr>
          <w:rFonts w:hint="eastAsia"/>
        </w:rPr>
        <w:t>开发工程师</w:t>
      </w:r>
      <w:r w:rsidR="00815FA2">
        <w:rPr>
          <w:rFonts w:hint="eastAsia"/>
        </w:rPr>
        <w:t>、</w:t>
      </w:r>
      <w:r w:rsidR="000346AE">
        <w:rPr>
          <w:rFonts w:hint="eastAsia"/>
        </w:rPr>
        <w:t>系统</w:t>
      </w:r>
      <w:r w:rsidR="00815FA2">
        <w:rPr>
          <w:rFonts w:hint="eastAsia"/>
        </w:rPr>
        <w:t>测试工程师</w:t>
      </w:r>
      <w:r w:rsidR="00BB7825">
        <w:rPr>
          <w:rFonts w:hint="eastAsia"/>
        </w:rPr>
        <w:t>、系统实施工程师</w:t>
      </w:r>
      <w:r w:rsidR="00A93755">
        <w:rPr>
          <w:rFonts w:hint="eastAsia"/>
        </w:rPr>
        <w:t>等</w:t>
      </w:r>
      <w:r w:rsidRPr="008D14C7">
        <w:rPr>
          <w:rFonts w:hint="eastAsia"/>
        </w:rPr>
        <w:t>。</w:t>
      </w:r>
    </w:p>
    <w:p w14:paraId="1CF9CB94" w14:textId="77777777" w:rsidR="002278ED" w:rsidRPr="008D14C7" w:rsidRDefault="00740B8E" w:rsidP="00EA1361">
      <w:pPr>
        <w:pStyle w:val="2"/>
        <w:numPr>
          <w:ilvl w:val="1"/>
          <w:numId w:val="1"/>
        </w:numPr>
      </w:pPr>
      <w:bookmarkStart w:id="16" w:name="_Toc5715045"/>
      <w:bookmarkStart w:id="17" w:name="_Toc42005812"/>
      <w:r w:rsidRPr="008D14C7">
        <w:rPr>
          <w:rFonts w:hint="eastAsia"/>
        </w:rPr>
        <w:t>术语与缩写解释</w:t>
      </w:r>
      <w:bookmarkEnd w:id="16"/>
      <w:bookmarkEnd w:id="17"/>
    </w:p>
    <w:tbl>
      <w:tblPr>
        <w:tblW w:w="86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60"/>
        <w:gridCol w:w="6721"/>
      </w:tblGrid>
      <w:tr w:rsidR="002278ED" w:rsidRPr="00EB4034" w14:paraId="1C7D8C47" w14:textId="77777777">
        <w:trPr>
          <w:trHeight w:val="348"/>
        </w:trPr>
        <w:tc>
          <w:tcPr>
            <w:tcW w:w="1960" w:type="dxa"/>
            <w:tcBorders>
              <w:bottom w:val="single" w:sz="4" w:space="0" w:color="auto"/>
            </w:tcBorders>
            <w:shd w:val="clear" w:color="auto" w:fill="B8CCE4" w:themeFill="accent1" w:themeFillTint="66"/>
            <w:vAlign w:val="center"/>
          </w:tcPr>
          <w:p w14:paraId="3603A27D" w14:textId="77777777" w:rsidR="002278ED" w:rsidRPr="008D14C7" w:rsidRDefault="00740B8E">
            <w:pPr>
              <w:spacing w:line="240" w:lineRule="auto"/>
              <w:jc w:val="center"/>
              <w:rPr>
                <w:b/>
              </w:rPr>
            </w:pPr>
            <w:r w:rsidRPr="008D14C7">
              <w:rPr>
                <w:rFonts w:hint="eastAsia"/>
                <w:b/>
              </w:rPr>
              <w:t>名称</w:t>
            </w:r>
          </w:p>
        </w:tc>
        <w:tc>
          <w:tcPr>
            <w:tcW w:w="6721" w:type="dxa"/>
            <w:tcBorders>
              <w:bottom w:val="single" w:sz="4" w:space="0" w:color="auto"/>
            </w:tcBorders>
            <w:shd w:val="clear" w:color="auto" w:fill="B8CCE4" w:themeFill="accent1" w:themeFillTint="66"/>
            <w:vAlign w:val="center"/>
          </w:tcPr>
          <w:p w14:paraId="447D7851" w14:textId="77777777" w:rsidR="002278ED" w:rsidRPr="008D14C7" w:rsidRDefault="00740B8E">
            <w:pPr>
              <w:spacing w:line="240" w:lineRule="auto"/>
              <w:ind w:leftChars="-50" w:left="-120"/>
              <w:jc w:val="center"/>
              <w:rPr>
                <w:b/>
              </w:rPr>
            </w:pPr>
            <w:r w:rsidRPr="008D14C7">
              <w:rPr>
                <w:rFonts w:hint="eastAsia"/>
                <w:b/>
              </w:rPr>
              <w:t>说明</w:t>
            </w:r>
          </w:p>
        </w:tc>
      </w:tr>
      <w:tr w:rsidR="002278ED" w:rsidRPr="00EB4034" w14:paraId="2C84AD99" w14:textId="77777777">
        <w:trPr>
          <w:trHeight w:val="348"/>
        </w:trPr>
        <w:tc>
          <w:tcPr>
            <w:tcW w:w="1960" w:type="dxa"/>
            <w:shd w:val="clear" w:color="auto" w:fill="FFFFFF"/>
          </w:tcPr>
          <w:p w14:paraId="177B32E6" w14:textId="237D4F14" w:rsidR="002278ED" w:rsidRPr="008D14C7" w:rsidRDefault="002278ED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6721" w:type="dxa"/>
            <w:shd w:val="clear" w:color="auto" w:fill="FFFFFF"/>
          </w:tcPr>
          <w:p w14:paraId="6C5C5062" w14:textId="77777777" w:rsidR="002278ED" w:rsidRPr="008D14C7" w:rsidRDefault="002278ED">
            <w:pPr>
              <w:spacing w:line="240" w:lineRule="auto"/>
            </w:pPr>
          </w:p>
        </w:tc>
      </w:tr>
      <w:tr w:rsidR="002278ED" w:rsidRPr="00EB4034" w14:paraId="07F7C981" w14:textId="77777777">
        <w:trPr>
          <w:trHeight w:val="348"/>
        </w:trPr>
        <w:tc>
          <w:tcPr>
            <w:tcW w:w="1960" w:type="dxa"/>
            <w:shd w:val="clear" w:color="auto" w:fill="FFFFFF"/>
          </w:tcPr>
          <w:p w14:paraId="790492EE" w14:textId="194F77BA" w:rsidR="002278ED" w:rsidRPr="008D14C7" w:rsidRDefault="002278ED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6721" w:type="dxa"/>
            <w:shd w:val="clear" w:color="auto" w:fill="FFFFFF"/>
          </w:tcPr>
          <w:p w14:paraId="3F85B82F" w14:textId="77777777" w:rsidR="002278ED" w:rsidRPr="008D14C7" w:rsidRDefault="002278ED">
            <w:pPr>
              <w:spacing w:line="240" w:lineRule="auto"/>
            </w:pPr>
          </w:p>
        </w:tc>
      </w:tr>
      <w:tr w:rsidR="002278ED" w:rsidRPr="00EB4034" w14:paraId="608D5E3C" w14:textId="77777777">
        <w:trPr>
          <w:trHeight w:val="348"/>
        </w:trPr>
        <w:tc>
          <w:tcPr>
            <w:tcW w:w="1960" w:type="dxa"/>
            <w:shd w:val="clear" w:color="auto" w:fill="FFFFFF"/>
          </w:tcPr>
          <w:p w14:paraId="47FA18F4" w14:textId="77777777" w:rsidR="002278ED" w:rsidRPr="008D14C7" w:rsidRDefault="002278ED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6721" w:type="dxa"/>
            <w:shd w:val="clear" w:color="auto" w:fill="FFFFFF"/>
          </w:tcPr>
          <w:p w14:paraId="609C203B" w14:textId="77777777" w:rsidR="002278ED" w:rsidRPr="008D14C7" w:rsidRDefault="002278ED">
            <w:pPr>
              <w:spacing w:line="240" w:lineRule="auto"/>
            </w:pPr>
          </w:p>
        </w:tc>
      </w:tr>
      <w:tr w:rsidR="002278ED" w:rsidRPr="00EB4034" w14:paraId="1FB2B50C" w14:textId="77777777">
        <w:trPr>
          <w:trHeight w:val="348"/>
        </w:trPr>
        <w:tc>
          <w:tcPr>
            <w:tcW w:w="1960" w:type="dxa"/>
            <w:shd w:val="clear" w:color="auto" w:fill="FFFFFF"/>
          </w:tcPr>
          <w:p w14:paraId="2A6505BB" w14:textId="77777777" w:rsidR="002278ED" w:rsidRPr="008D14C7" w:rsidRDefault="002278ED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6721" w:type="dxa"/>
            <w:shd w:val="clear" w:color="auto" w:fill="FFFFFF"/>
          </w:tcPr>
          <w:p w14:paraId="009999EC" w14:textId="77777777" w:rsidR="002278ED" w:rsidRPr="008D14C7" w:rsidRDefault="002278ED">
            <w:pPr>
              <w:spacing w:line="240" w:lineRule="auto"/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</w:p>
        </w:tc>
      </w:tr>
      <w:tr w:rsidR="002278ED" w:rsidRPr="00EB4034" w14:paraId="1BC5EEF4" w14:textId="77777777">
        <w:trPr>
          <w:trHeight w:val="348"/>
        </w:trPr>
        <w:tc>
          <w:tcPr>
            <w:tcW w:w="1960" w:type="dxa"/>
            <w:shd w:val="clear" w:color="auto" w:fill="FFFFFF"/>
          </w:tcPr>
          <w:p w14:paraId="25D85DB0" w14:textId="77777777" w:rsidR="002278ED" w:rsidRPr="008D14C7" w:rsidRDefault="002278ED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6721" w:type="dxa"/>
            <w:shd w:val="clear" w:color="auto" w:fill="FFFFFF"/>
          </w:tcPr>
          <w:p w14:paraId="788EDD1F" w14:textId="77777777" w:rsidR="002278ED" w:rsidRPr="008D14C7" w:rsidRDefault="002278ED">
            <w:pPr>
              <w:spacing w:line="240" w:lineRule="auto"/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</w:p>
        </w:tc>
      </w:tr>
      <w:tr w:rsidR="002278ED" w:rsidRPr="00EB4034" w14:paraId="30001A30" w14:textId="77777777">
        <w:trPr>
          <w:trHeight w:val="348"/>
        </w:trPr>
        <w:tc>
          <w:tcPr>
            <w:tcW w:w="1960" w:type="dxa"/>
            <w:shd w:val="clear" w:color="auto" w:fill="FFFFFF"/>
          </w:tcPr>
          <w:p w14:paraId="136CCC1A" w14:textId="77777777" w:rsidR="002278ED" w:rsidRPr="008D14C7" w:rsidRDefault="002278ED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6721" w:type="dxa"/>
            <w:shd w:val="clear" w:color="auto" w:fill="FFFFFF"/>
          </w:tcPr>
          <w:p w14:paraId="4FDEC388" w14:textId="77777777" w:rsidR="002278ED" w:rsidRPr="008D14C7" w:rsidRDefault="002278ED">
            <w:pPr>
              <w:spacing w:line="240" w:lineRule="auto"/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</w:p>
        </w:tc>
      </w:tr>
      <w:tr w:rsidR="002278ED" w:rsidRPr="00EB4034" w14:paraId="2FF50453" w14:textId="77777777">
        <w:trPr>
          <w:trHeight w:val="348"/>
        </w:trPr>
        <w:tc>
          <w:tcPr>
            <w:tcW w:w="1960" w:type="dxa"/>
            <w:shd w:val="clear" w:color="auto" w:fill="FFFFFF"/>
            <w:vAlign w:val="center"/>
          </w:tcPr>
          <w:p w14:paraId="0EF97EDA" w14:textId="77777777" w:rsidR="002278ED" w:rsidRPr="008D14C7" w:rsidRDefault="002278ED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6721" w:type="dxa"/>
            <w:shd w:val="clear" w:color="auto" w:fill="FFFFFF"/>
            <w:vAlign w:val="center"/>
          </w:tcPr>
          <w:p w14:paraId="14843BC0" w14:textId="77777777" w:rsidR="002278ED" w:rsidRPr="008D14C7" w:rsidRDefault="002278ED">
            <w:pPr>
              <w:spacing w:line="240" w:lineRule="auto"/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</w:p>
        </w:tc>
      </w:tr>
    </w:tbl>
    <w:p w14:paraId="65B3BA3E" w14:textId="77777777" w:rsidR="002278ED" w:rsidRPr="008D14C7" w:rsidRDefault="002278ED"/>
    <w:p w14:paraId="3AFCD16A" w14:textId="77777777" w:rsidR="002278ED" w:rsidRPr="008D14C7" w:rsidRDefault="00740B8E">
      <w:pPr>
        <w:widowControl/>
        <w:spacing w:line="240" w:lineRule="auto"/>
        <w:jc w:val="left"/>
        <w:rPr>
          <w:b/>
          <w:bCs/>
          <w:kern w:val="44"/>
        </w:rPr>
      </w:pPr>
      <w:bookmarkStart w:id="18" w:name="_Toc48967677"/>
      <w:bookmarkStart w:id="19" w:name="_Toc40582498"/>
      <w:bookmarkStart w:id="20" w:name="_Toc435122635"/>
      <w:r w:rsidRPr="008D14C7">
        <w:br w:type="page"/>
      </w:r>
    </w:p>
    <w:p w14:paraId="7B6F2568" w14:textId="4F4ABF49" w:rsidR="00A90254" w:rsidRPr="00A24E9E" w:rsidRDefault="00A90254" w:rsidP="00A90254">
      <w:pPr>
        <w:pStyle w:val="1"/>
        <w:numPr>
          <w:ilvl w:val="0"/>
          <w:numId w:val="1"/>
        </w:numPr>
      </w:pPr>
      <w:bookmarkStart w:id="21" w:name="_Toc42005813"/>
      <w:bookmarkStart w:id="22" w:name="_Toc519313590"/>
      <w:bookmarkStart w:id="23" w:name="_Toc40582511"/>
      <w:bookmarkStart w:id="24" w:name="_Toc519932149"/>
      <w:bookmarkStart w:id="25" w:name="_Toc48967695"/>
      <w:bookmarkStart w:id="26" w:name="_Toc7841430"/>
      <w:bookmarkStart w:id="27" w:name="_Toc435122653"/>
      <w:bookmarkStart w:id="28" w:name="_Toc533236405"/>
      <w:bookmarkEnd w:id="18"/>
      <w:bookmarkEnd w:id="19"/>
      <w:bookmarkEnd w:id="20"/>
      <w:r w:rsidRPr="00EB4034">
        <w:rPr>
          <w:rFonts w:hint="eastAsia"/>
        </w:rPr>
        <w:lastRenderedPageBreak/>
        <w:t>硬件说明</w:t>
      </w:r>
      <w:bookmarkEnd w:id="21"/>
    </w:p>
    <w:p w14:paraId="31AAA543" w14:textId="023C8508" w:rsidR="00A90254" w:rsidRPr="00A24E9E" w:rsidRDefault="00A90254" w:rsidP="00A90254">
      <w:pPr>
        <w:pStyle w:val="2"/>
        <w:numPr>
          <w:ilvl w:val="1"/>
          <w:numId w:val="1"/>
        </w:numPr>
      </w:pPr>
      <w:bookmarkStart w:id="29" w:name="_Toc42005814"/>
      <w:r w:rsidRPr="00A24E9E">
        <w:t>硬件概述</w:t>
      </w:r>
      <w:bookmarkEnd w:id="29"/>
    </w:p>
    <w:p w14:paraId="43B957BE" w14:textId="342F7A6D" w:rsidR="00960B33" w:rsidRDefault="00881B94" w:rsidP="0098176D">
      <w:pPr>
        <w:jc w:val="center"/>
      </w:pPr>
      <w:r w:rsidRPr="00881B94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81B94">
        <w:rPr>
          <w:noProof/>
        </w:rPr>
        <w:drawing>
          <wp:inline distT="0" distB="0" distL="0" distR="0" wp14:anchorId="2372D388" wp14:editId="2F4D9F57">
            <wp:extent cx="5518785" cy="310515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8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EB30D" w14:textId="1C7878BF" w:rsidR="00A90254" w:rsidRPr="008D14C7" w:rsidRDefault="00187F2F" w:rsidP="0098176D">
      <w:pPr>
        <w:jc w:val="center"/>
      </w:pPr>
      <w:r w:rsidRPr="00187F2F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187F2F">
        <w:rPr>
          <w:noProof/>
        </w:rPr>
        <w:drawing>
          <wp:inline distT="0" distB="0" distL="0" distR="0" wp14:anchorId="2EE6CCE0" wp14:editId="44F56B17">
            <wp:extent cx="5518785" cy="3103880"/>
            <wp:effectExtent l="0" t="0" r="571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8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545AB" w14:textId="78521C01" w:rsidR="00A90254" w:rsidRPr="00A44242" w:rsidRDefault="00FF304F" w:rsidP="00FF304F">
      <w:pPr>
        <w:jc w:val="center"/>
        <w:rPr>
          <w:b/>
          <w:sz w:val="21"/>
        </w:rPr>
      </w:pPr>
      <w:r w:rsidRPr="00A44242">
        <w:rPr>
          <w:b/>
          <w:sz w:val="21"/>
        </w:rPr>
        <w:t>图</w:t>
      </w:r>
      <w:r w:rsidR="005B4142">
        <w:rPr>
          <w:b/>
          <w:sz w:val="21"/>
        </w:rPr>
        <w:t>2</w:t>
      </w:r>
      <w:r w:rsidR="003A11F0">
        <w:rPr>
          <w:b/>
          <w:sz w:val="21"/>
        </w:rPr>
        <w:t>.1</w:t>
      </w:r>
      <w:r w:rsidR="00A22632">
        <w:rPr>
          <w:b/>
          <w:sz w:val="21"/>
        </w:rPr>
        <w:t xml:space="preserve"> </w:t>
      </w:r>
      <w:r w:rsidR="00CC4FE2">
        <w:rPr>
          <w:rFonts w:hint="eastAsia"/>
          <w:b/>
          <w:sz w:val="21"/>
        </w:rPr>
        <w:t>系统</w:t>
      </w:r>
      <w:r w:rsidRPr="00A44242">
        <w:rPr>
          <w:b/>
          <w:sz w:val="21"/>
        </w:rPr>
        <w:t>硬件</w:t>
      </w:r>
      <w:r w:rsidR="001E345E" w:rsidRPr="00A44242">
        <w:rPr>
          <w:b/>
          <w:sz w:val="21"/>
        </w:rPr>
        <w:t>外观</w:t>
      </w:r>
      <w:r w:rsidRPr="00A44242">
        <w:rPr>
          <w:b/>
          <w:sz w:val="21"/>
        </w:rPr>
        <w:t>示意图</w:t>
      </w:r>
    </w:p>
    <w:p w14:paraId="3F5AC772" w14:textId="25358F97" w:rsidR="00A90254" w:rsidRPr="00A24E9E" w:rsidRDefault="00A90254" w:rsidP="00A90254">
      <w:pPr>
        <w:rPr>
          <w:b/>
        </w:rPr>
      </w:pPr>
      <w:r w:rsidRPr="00A24E9E">
        <w:rPr>
          <w:b/>
        </w:rPr>
        <w:t>硬件</w:t>
      </w:r>
      <w:r w:rsidRPr="00A24E9E">
        <w:rPr>
          <w:rFonts w:hint="eastAsia"/>
          <w:b/>
        </w:rPr>
        <w:t>：</w:t>
      </w:r>
      <w:r w:rsidR="00D76772" w:rsidRPr="00D76772">
        <w:rPr>
          <w:rFonts w:hint="eastAsia"/>
          <w:b/>
        </w:rPr>
        <w:t>回筐控制</w:t>
      </w:r>
      <w:r w:rsidR="00A43541">
        <w:rPr>
          <w:rFonts w:hint="eastAsia"/>
          <w:b/>
        </w:rPr>
        <w:t>系统</w:t>
      </w:r>
      <w:r w:rsidR="0090039A">
        <w:rPr>
          <w:rFonts w:hint="eastAsia"/>
          <w:b/>
        </w:rPr>
        <w:t>硬件</w:t>
      </w:r>
    </w:p>
    <w:p w14:paraId="18A23529" w14:textId="5ACDFF03" w:rsidR="00335F91" w:rsidRPr="008D14C7" w:rsidRDefault="00A90254" w:rsidP="00335F91">
      <w:r w:rsidRPr="00EB4034">
        <w:rPr>
          <w:rFonts w:hint="eastAsia"/>
        </w:rPr>
        <w:t>用途：</w:t>
      </w:r>
      <w:r w:rsidR="00BF7ADD">
        <w:rPr>
          <w:rFonts w:hint="eastAsia"/>
        </w:rPr>
        <w:t>人包绑定</w:t>
      </w:r>
      <w:r w:rsidR="00B44E18">
        <w:rPr>
          <w:rFonts w:hint="eastAsia"/>
        </w:rPr>
        <w:t>、</w:t>
      </w:r>
      <w:r w:rsidR="003A7DAF">
        <w:rPr>
          <w:rFonts w:hint="eastAsia"/>
        </w:rPr>
        <w:t>可疑行李自动分离、自动复检、空筐</w:t>
      </w:r>
      <w:r w:rsidR="002B1580">
        <w:rPr>
          <w:rFonts w:hint="eastAsia"/>
        </w:rPr>
        <w:t>判定</w:t>
      </w:r>
      <w:r w:rsidR="003A7DAF">
        <w:rPr>
          <w:rFonts w:hint="eastAsia"/>
        </w:rPr>
        <w:t>回收、</w:t>
      </w:r>
      <w:r w:rsidR="002B1580">
        <w:rPr>
          <w:rFonts w:hint="eastAsia"/>
        </w:rPr>
        <w:t>空筐</w:t>
      </w:r>
      <w:r w:rsidR="003A7DAF">
        <w:rPr>
          <w:rFonts w:hint="eastAsia"/>
        </w:rPr>
        <w:t>自动返送</w:t>
      </w:r>
    </w:p>
    <w:p w14:paraId="705A72A9" w14:textId="0512275F" w:rsidR="00A90254" w:rsidRPr="00A24E9E" w:rsidRDefault="00E754A9" w:rsidP="00E754A9">
      <w:pPr>
        <w:pStyle w:val="2"/>
        <w:numPr>
          <w:ilvl w:val="1"/>
          <w:numId w:val="1"/>
        </w:numPr>
      </w:pPr>
      <w:bookmarkStart w:id="30" w:name="_Toc41821952"/>
      <w:bookmarkStart w:id="31" w:name="_Toc42005815"/>
      <w:bookmarkEnd w:id="30"/>
      <w:r w:rsidRPr="00A24E9E">
        <w:lastRenderedPageBreak/>
        <w:t>硬件结构说明</w:t>
      </w:r>
      <w:bookmarkEnd w:id="31"/>
    </w:p>
    <w:p w14:paraId="10FF0E08" w14:textId="3FE87455" w:rsidR="00E754A9" w:rsidRPr="00B679F0" w:rsidRDefault="00DB711A" w:rsidP="00E754A9">
      <w:pPr>
        <w:jc w:val="center"/>
        <w:rPr>
          <w:b/>
          <w:sz w:val="21"/>
        </w:rPr>
      </w:pPr>
      <w:r>
        <w:rPr>
          <w:rFonts w:hint="eastAsia"/>
          <w:b/>
          <w:sz w:val="21"/>
        </w:rPr>
        <w:t>表</w:t>
      </w:r>
      <w:r w:rsidR="00F35AE4">
        <w:rPr>
          <w:b/>
          <w:sz w:val="21"/>
        </w:rPr>
        <w:t>2</w:t>
      </w:r>
      <w:r w:rsidR="00126071">
        <w:rPr>
          <w:b/>
          <w:sz w:val="21"/>
        </w:rPr>
        <w:t xml:space="preserve">.1 </w:t>
      </w:r>
      <w:r w:rsidR="00CC4FE2">
        <w:rPr>
          <w:rFonts w:hint="eastAsia"/>
          <w:b/>
          <w:sz w:val="21"/>
        </w:rPr>
        <w:t>系统</w:t>
      </w:r>
      <w:r w:rsidR="00E754A9" w:rsidRPr="00B679F0">
        <w:rPr>
          <w:b/>
          <w:sz w:val="21"/>
        </w:rPr>
        <w:t>硬件结构</w:t>
      </w:r>
      <w:r w:rsidR="000532F8">
        <w:rPr>
          <w:rFonts w:hint="eastAsia"/>
          <w:b/>
          <w:sz w:val="21"/>
        </w:rPr>
        <w:t>说明表</w:t>
      </w:r>
    </w:p>
    <w:tbl>
      <w:tblPr>
        <w:tblpPr w:leftFromText="180" w:rightFromText="180" w:vertAnchor="text" w:horzAnchor="page" w:tblpX="1484" w:tblpY="76"/>
        <w:tblOverlap w:val="never"/>
        <w:tblW w:w="9340" w:type="dxa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53"/>
        <w:gridCol w:w="6687"/>
      </w:tblGrid>
      <w:tr w:rsidR="00E754A9" w:rsidRPr="00EB4034" w14:paraId="7F2DCD46" w14:textId="77777777" w:rsidTr="00921DB1">
        <w:trPr>
          <w:trHeight w:val="315"/>
          <w:tblCellSpacing w:w="0" w:type="dxa"/>
        </w:trPr>
        <w:tc>
          <w:tcPr>
            <w:tcW w:w="2653" w:type="dxa"/>
            <w:shd w:val="clear" w:color="auto" w:fill="D74B4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3AF8168" w14:textId="77777777" w:rsidR="00E754A9" w:rsidRPr="00A24E9E" w:rsidRDefault="00E754A9" w:rsidP="0024367F">
            <w:pPr>
              <w:pStyle w:val="af9"/>
              <w:rPr>
                <w:sz w:val="18"/>
                <w:szCs w:val="18"/>
              </w:rPr>
            </w:pPr>
            <w:r w:rsidRPr="008D14C7">
              <w:rPr>
                <w:b/>
                <w:sz w:val="18"/>
                <w:szCs w:val="18"/>
              </w:rPr>
              <w:t>名称</w:t>
            </w:r>
          </w:p>
        </w:tc>
        <w:tc>
          <w:tcPr>
            <w:tcW w:w="6687" w:type="dxa"/>
            <w:shd w:val="clear" w:color="auto" w:fill="D74B4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F043339" w14:textId="77777777" w:rsidR="00E754A9" w:rsidRPr="00A24E9E" w:rsidRDefault="00E754A9" w:rsidP="0024367F">
            <w:pPr>
              <w:pStyle w:val="af9"/>
              <w:rPr>
                <w:sz w:val="18"/>
                <w:szCs w:val="18"/>
              </w:rPr>
            </w:pPr>
            <w:r w:rsidRPr="008D14C7">
              <w:rPr>
                <w:b/>
                <w:sz w:val="18"/>
                <w:szCs w:val="18"/>
              </w:rPr>
              <w:t>描述</w:t>
            </w:r>
          </w:p>
        </w:tc>
      </w:tr>
      <w:tr w:rsidR="00E754A9" w:rsidRPr="00EB4034" w14:paraId="32136329" w14:textId="77777777" w:rsidTr="00B1504A">
        <w:trPr>
          <w:trHeight w:val="410"/>
          <w:tblCellSpacing w:w="0" w:type="dxa"/>
        </w:trPr>
        <w:tc>
          <w:tcPr>
            <w:tcW w:w="26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B28DFC8" w14:textId="77BB8933" w:rsidR="00E754A9" w:rsidRPr="00914EC1" w:rsidRDefault="00E00A79" w:rsidP="0024367F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行李筐</w:t>
            </w:r>
          </w:p>
        </w:tc>
        <w:tc>
          <w:tcPr>
            <w:tcW w:w="66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A1DBE1F" w14:textId="07DC7B4B" w:rsidR="00E754A9" w:rsidRPr="00EB4034" w:rsidRDefault="00B03FCB" w:rsidP="00744D78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放置行李的筐，</w:t>
            </w:r>
            <w:r w:rsidR="006B133D">
              <w:rPr>
                <w:rFonts w:hint="eastAsia"/>
                <w:sz w:val="18"/>
                <w:szCs w:val="18"/>
              </w:rPr>
              <w:t>含有</w:t>
            </w:r>
            <w:r w:rsidR="00756333">
              <w:rPr>
                <w:rFonts w:hint="eastAsia"/>
                <w:sz w:val="18"/>
                <w:szCs w:val="18"/>
              </w:rPr>
              <w:t>R</w:t>
            </w:r>
            <w:r w:rsidR="00756333">
              <w:rPr>
                <w:sz w:val="18"/>
                <w:szCs w:val="18"/>
              </w:rPr>
              <w:t>FID</w:t>
            </w:r>
            <w:r w:rsidR="00756333">
              <w:rPr>
                <w:rFonts w:hint="eastAsia"/>
                <w:sz w:val="18"/>
                <w:szCs w:val="18"/>
              </w:rPr>
              <w:t>芯片</w:t>
            </w:r>
            <w:r w:rsidR="009609AF">
              <w:rPr>
                <w:rFonts w:hint="eastAsia"/>
                <w:sz w:val="18"/>
                <w:szCs w:val="18"/>
              </w:rPr>
              <w:t>，</w:t>
            </w:r>
            <w:r w:rsidR="00900D96">
              <w:rPr>
                <w:rFonts w:hint="eastAsia"/>
                <w:sz w:val="18"/>
                <w:szCs w:val="18"/>
              </w:rPr>
              <w:t>外框</w:t>
            </w:r>
            <w:r w:rsidR="009609AF" w:rsidRPr="005479A7">
              <w:rPr>
                <w:rFonts w:hint="eastAsia"/>
                <w:sz w:val="18"/>
                <w:szCs w:val="18"/>
              </w:rPr>
              <w:t>尺寸大小</w:t>
            </w:r>
            <w:r w:rsidR="00426CD0" w:rsidRPr="005479A7">
              <w:rPr>
                <w:rFonts w:hint="eastAsia"/>
                <w:sz w:val="18"/>
                <w:szCs w:val="18"/>
              </w:rPr>
              <w:t>6</w:t>
            </w:r>
            <w:r w:rsidR="00426CD0" w:rsidRPr="005479A7">
              <w:rPr>
                <w:sz w:val="18"/>
                <w:szCs w:val="18"/>
              </w:rPr>
              <w:t>80</w:t>
            </w:r>
            <w:r w:rsidR="005479A7">
              <w:rPr>
                <w:sz w:val="18"/>
                <w:szCs w:val="18"/>
              </w:rPr>
              <w:t>mm</w:t>
            </w:r>
            <w:r w:rsidR="00426CD0" w:rsidRPr="005479A7">
              <w:rPr>
                <w:rFonts w:hint="eastAsia"/>
                <w:sz w:val="18"/>
                <w:szCs w:val="18"/>
              </w:rPr>
              <w:t>*</w:t>
            </w:r>
            <w:r w:rsidR="00426CD0" w:rsidRPr="005479A7">
              <w:rPr>
                <w:sz w:val="18"/>
                <w:szCs w:val="18"/>
              </w:rPr>
              <w:t>520</w:t>
            </w:r>
            <w:r w:rsidR="005479A7">
              <w:rPr>
                <w:sz w:val="18"/>
                <w:szCs w:val="18"/>
              </w:rPr>
              <w:t>mm</w:t>
            </w:r>
            <w:r w:rsidR="00426CD0" w:rsidRPr="005479A7">
              <w:rPr>
                <w:rFonts w:hint="eastAsia"/>
                <w:sz w:val="18"/>
                <w:szCs w:val="18"/>
              </w:rPr>
              <w:t>*</w:t>
            </w:r>
            <w:r w:rsidR="00426CD0" w:rsidRPr="005479A7">
              <w:rPr>
                <w:sz w:val="18"/>
                <w:szCs w:val="18"/>
              </w:rPr>
              <w:t>110</w:t>
            </w:r>
            <w:r w:rsidR="005479A7">
              <w:rPr>
                <w:sz w:val="18"/>
                <w:szCs w:val="18"/>
              </w:rPr>
              <w:t>mm</w:t>
            </w:r>
          </w:p>
        </w:tc>
      </w:tr>
      <w:tr w:rsidR="00A83080" w:rsidRPr="00EB4034" w14:paraId="5C183B39" w14:textId="77777777" w:rsidTr="00B1504A">
        <w:trPr>
          <w:trHeight w:val="410"/>
          <w:tblCellSpacing w:w="0" w:type="dxa"/>
        </w:trPr>
        <w:tc>
          <w:tcPr>
            <w:tcW w:w="26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ACE4CE8" w14:textId="7F203D7B" w:rsidR="00A83080" w:rsidRPr="00914EC1" w:rsidRDefault="00A83080" w:rsidP="00A83080">
            <w:pPr>
              <w:pStyle w:val="af9"/>
              <w:rPr>
                <w:sz w:val="18"/>
                <w:szCs w:val="18"/>
              </w:rPr>
            </w:pPr>
            <w:r w:rsidRPr="00914EC1">
              <w:rPr>
                <w:rFonts w:hint="eastAsia"/>
                <w:sz w:val="18"/>
                <w:szCs w:val="18"/>
              </w:rPr>
              <w:t>准备位</w:t>
            </w:r>
            <w:proofErr w:type="gramStart"/>
            <w:r>
              <w:rPr>
                <w:rFonts w:hint="eastAsia"/>
                <w:sz w:val="18"/>
                <w:szCs w:val="18"/>
              </w:rPr>
              <w:t>整理台</w:t>
            </w:r>
            <w:proofErr w:type="gramEnd"/>
          </w:p>
        </w:tc>
        <w:tc>
          <w:tcPr>
            <w:tcW w:w="66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7694210" w14:textId="53C3B89E" w:rsidR="00A83080" w:rsidRDefault="00A83080" w:rsidP="00A83080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包含R</w:t>
            </w:r>
            <w:r>
              <w:rPr>
                <w:sz w:val="18"/>
                <w:szCs w:val="18"/>
              </w:rPr>
              <w:t>FID</w:t>
            </w:r>
            <w:r>
              <w:rPr>
                <w:rFonts w:hint="eastAsia"/>
                <w:sz w:val="18"/>
                <w:szCs w:val="18"/>
              </w:rPr>
              <w:t>读取装置</w:t>
            </w:r>
          </w:p>
        </w:tc>
      </w:tr>
      <w:tr w:rsidR="00A83080" w:rsidRPr="00EB4034" w14:paraId="3486F440" w14:textId="77777777" w:rsidTr="00B1504A">
        <w:trPr>
          <w:trHeight w:val="410"/>
          <w:tblCellSpacing w:w="0" w:type="dxa"/>
        </w:trPr>
        <w:tc>
          <w:tcPr>
            <w:tcW w:w="26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A8A7240" w14:textId="168E7A24" w:rsidR="00A83080" w:rsidRPr="00914EC1" w:rsidRDefault="00A83080" w:rsidP="00A83080">
            <w:pPr>
              <w:pStyle w:val="af9"/>
              <w:rPr>
                <w:sz w:val="18"/>
                <w:szCs w:val="18"/>
              </w:rPr>
            </w:pPr>
            <w:bookmarkStart w:id="32" w:name="_Hlk39866980"/>
            <w:r>
              <w:rPr>
                <w:rFonts w:hint="eastAsia"/>
                <w:sz w:val="18"/>
                <w:szCs w:val="18"/>
              </w:rPr>
              <w:t>准备位查询控制</w:t>
            </w:r>
            <w:bookmarkEnd w:id="32"/>
            <w:r w:rsidR="007967DC">
              <w:rPr>
                <w:rFonts w:hint="eastAsia"/>
                <w:sz w:val="18"/>
                <w:szCs w:val="18"/>
              </w:rPr>
              <w:t>台</w:t>
            </w:r>
          </w:p>
        </w:tc>
        <w:tc>
          <w:tcPr>
            <w:tcW w:w="66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C4DECEC" w14:textId="27315659" w:rsidR="00A83080" w:rsidRDefault="00A83080" w:rsidP="00A83080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包含身份证读卡器、登机牌扫描器、一体化显示终端，可通过读取身份证、登机牌信息对人包绑定失败的旅客进行人工绑定</w:t>
            </w:r>
          </w:p>
        </w:tc>
      </w:tr>
      <w:tr w:rsidR="00A83080" w:rsidRPr="00EB4034" w14:paraId="73AE6E37" w14:textId="77777777" w:rsidTr="00B1504A">
        <w:trPr>
          <w:trHeight w:val="418"/>
          <w:tblCellSpacing w:w="0" w:type="dxa"/>
        </w:trPr>
        <w:tc>
          <w:tcPr>
            <w:tcW w:w="26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2F0C868" w14:textId="11DD41CB" w:rsidR="00A83080" w:rsidRPr="008D14C7" w:rsidRDefault="00A83080" w:rsidP="00A83080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准备位机头</w:t>
            </w:r>
          </w:p>
        </w:tc>
        <w:tc>
          <w:tcPr>
            <w:tcW w:w="66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A44FD18" w14:textId="0B2609DB" w:rsidR="00A83080" w:rsidRPr="00A24E9E" w:rsidRDefault="00A83080" w:rsidP="00A83080">
            <w:pPr>
              <w:pStyle w:val="af9"/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包含人脸识别摄像头、提示屏机头、人脸识别工控机</w:t>
            </w:r>
          </w:p>
        </w:tc>
      </w:tr>
      <w:tr w:rsidR="00A83080" w:rsidRPr="00EB4034" w14:paraId="35422B8F" w14:textId="77777777" w:rsidTr="00B1504A">
        <w:trPr>
          <w:trHeight w:val="418"/>
          <w:tblCellSpacing w:w="0" w:type="dxa"/>
        </w:trPr>
        <w:tc>
          <w:tcPr>
            <w:tcW w:w="26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B18DE08" w14:textId="032522A9" w:rsidR="00A83080" w:rsidRDefault="00A83080" w:rsidP="00A83080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准备位隔离栏</w:t>
            </w:r>
            <w:r w:rsidR="00B92582" w:rsidRPr="00B92582">
              <w:rPr>
                <w:rFonts w:hint="eastAsia"/>
                <w:sz w:val="18"/>
                <w:szCs w:val="18"/>
              </w:rPr>
              <w:t>（顶升装置）</w:t>
            </w:r>
          </w:p>
        </w:tc>
        <w:tc>
          <w:tcPr>
            <w:tcW w:w="66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40A96A5" w14:textId="2065891A" w:rsidR="00A83080" w:rsidRPr="00A24E9E" w:rsidRDefault="00A83080" w:rsidP="00A83080">
            <w:pPr>
              <w:pStyle w:val="af9"/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人包对应成功则放下隔离栏，人包对应失败则无响应</w:t>
            </w:r>
          </w:p>
        </w:tc>
      </w:tr>
      <w:tr w:rsidR="00A83080" w:rsidRPr="00EB4034" w14:paraId="59B74870" w14:textId="77777777" w:rsidTr="00B1504A">
        <w:trPr>
          <w:trHeight w:val="418"/>
          <w:tblCellSpacing w:w="0" w:type="dxa"/>
        </w:trPr>
        <w:tc>
          <w:tcPr>
            <w:tcW w:w="26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6237B3F" w14:textId="3F028856" w:rsidR="00A83080" w:rsidRPr="008D14C7" w:rsidRDefault="00A83080" w:rsidP="00A83080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</w:t>
            </w:r>
            <w:proofErr w:type="gramStart"/>
            <w:r>
              <w:rPr>
                <w:rFonts w:hint="eastAsia"/>
                <w:sz w:val="18"/>
                <w:szCs w:val="18"/>
              </w:rPr>
              <w:t>传送道</w:t>
            </w:r>
            <w:proofErr w:type="gramEnd"/>
          </w:p>
        </w:tc>
        <w:tc>
          <w:tcPr>
            <w:tcW w:w="66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A3BF874" w14:textId="4A313F0B" w:rsidR="00A83080" w:rsidRPr="00A24E9E" w:rsidRDefault="00A83080" w:rsidP="00A83080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准备位至X光机之间的行李</w:t>
            </w:r>
            <w:proofErr w:type="gramStart"/>
            <w:r>
              <w:rPr>
                <w:rFonts w:hint="eastAsia"/>
                <w:sz w:val="18"/>
                <w:szCs w:val="18"/>
              </w:rPr>
              <w:t>筐传送道</w:t>
            </w:r>
            <w:proofErr w:type="gramEnd"/>
          </w:p>
        </w:tc>
      </w:tr>
      <w:tr w:rsidR="00A83080" w:rsidRPr="00EB4034" w14:paraId="26EF3942" w14:textId="77777777" w:rsidTr="00921DB1">
        <w:trPr>
          <w:trHeight w:val="445"/>
          <w:tblCellSpacing w:w="0" w:type="dxa"/>
        </w:trPr>
        <w:tc>
          <w:tcPr>
            <w:tcW w:w="26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CCFE2B4" w14:textId="47604EC7" w:rsidR="00A83080" w:rsidRPr="00A24E9E" w:rsidRDefault="00A83080" w:rsidP="00A83080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</w:t>
            </w:r>
            <w:proofErr w:type="gramStart"/>
            <w:r>
              <w:rPr>
                <w:rFonts w:hint="eastAsia"/>
                <w:sz w:val="18"/>
                <w:szCs w:val="18"/>
              </w:rPr>
              <w:t>传送道卡</w:t>
            </w:r>
            <w:proofErr w:type="gramEnd"/>
            <w:r>
              <w:rPr>
                <w:rFonts w:hint="eastAsia"/>
                <w:sz w:val="18"/>
                <w:szCs w:val="18"/>
              </w:rPr>
              <w:t>位装置</w:t>
            </w:r>
          </w:p>
        </w:tc>
        <w:tc>
          <w:tcPr>
            <w:tcW w:w="66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E38DFD1" w14:textId="7E3BBFCC" w:rsidR="00A83080" w:rsidRPr="00A24E9E" w:rsidRDefault="00A83080" w:rsidP="00A83080">
            <w:pPr>
              <w:pStyle w:val="af9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行李筐进</w:t>
            </w:r>
            <w:proofErr w:type="gramEnd"/>
            <w:r>
              <w:rPr>
                <w:rFonts w:hint="eastAsia"/>
                <w:sz w:val="18"/>
                <w:szCs w:val="18"/>
              </w:rPr>
              <w:t>X光机前</w:t>
            </w:r>
            <w:proofErr w:type="gramStart"/>
            <w:r>
              <w:rPr>
                <w:rFonts w:hint="eastAsia"/>
                <w:sz w:val="18"/>
                <w:szCs w:val="18"/>
              </w:rPr>
              <w:t>一个筐位的卡</w:t>
            </w:r>
            <w:proofErr w:type="gramEnd"/>
            <w:r>
              <w:rPr>
                <w:rFonts w:hint="eastAsia"/>
                <w:sz w:val="18"/>
                <w:szCs w:val="18"/>
              </w:rPr>
              <w:t>位装置，可暂停主</w:t>
            </w:r>
            <w:proofErr w:type="gramStart"/>
            <w:r>
              <w:rPr>
                <w:rFonts w:hint="eastAsia"/>
                <w:sz w:val="18"/>
                <w:szCs w:val="18"/>
              </w:rPr>
              <w:t>传送道</w:t>
            </w:r>
            <w:proofErr w:type="gramEnd"/>
            <w:r>
              <w:rPr>
                <w:rFonts w:hint="eastAsia"/>
                <w:sz w:val="18"/>
                <w:szCs w:val="18"/>
              </w:rPr>
              <w:t>的行李</w:t>
            </w:r>
            <w:proofErr w:type="gramStart"/>
            <w:r>
              <w:rPr>
                <w:rFonts w:hint="eastAsia"/>
                <w:sz w:val="18"/>
                <w:szCs w:val="18"/>
              </w:rPr>
              <w:t>筐</w:t>
            </w:r>
            <w:proofErr w:type="gramEnd"/>
            <w:r>
              <w:rPr>
                <w:rFonts w:hint="eastAsia"/>
                <w:sz w:val="18"/>
                <w:szCs w:val="18"/>
              </w:rPr>
              <w:t>输送</w:t>
            </w:r>
          </w:p>
        </w:tc>
      </w:tr>
      <w:tr w:rsidR="00932805" w:rsidRPr="00EB4034" w14:paraId="6D65E534" w14:textId="77777777" w:rsidTr="00921DB1">
        <w:trPr>
          <w:trHeight w:val="445"/>
          <w:tblCellSpacing w:w="0" w:type="dxa"/>
        </w:trPr>
        <w:tc>
          <w:tcPr>
            <w:tcW w:w="26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CA66C0B" w14:textId="2550014F" w:rsidR="00932805" w:rsidRDefault="00932805" w:rsidP="00A83080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X光机前采集摄像头</w:t>
            </w:r>
          </w:p>
        </w:tc>
        <w:tc>
          <w:tcPr>
            <w:tcW w:w="66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78BE892" w14:textId="2D03FCA4" w:rsidR="00932805" w:rsidRDefault="00294C14" w:rsidP="00A83080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行李</w:t>
            </w:r>
            <w:proofErr w:type="gramStart"/>
            <w:r>
              <w:rPr>
                <w:rFonts w:hint="eastAsia"/>
                <w:sz w:val="18"/>
                <w:szCs w:val="18"/>
              </w:rPr>
              <w:t>筐</w:t>
            </w:r>
            <w:proofErr w:type="gramEnd"/>
            <w:r>
              <w:rPr>
                <w:rFonts w:hint="eastAsia"/>
                <w:sz w:val="18"/>
                <w:szCs w:val="18"/>
              </w:rPr>
              <w:t>进入X光机前抓拍装置</w:t>
            </w:r>
            <w:r w:rsidR="00336BB6">
              <w:rPr>
                <w:rFonts w:hint="eastAsia"/>
                <w:sz w:val="18"/>
                <w:szCs w:val="18"/>
              </w:rPr>
              <w:t>，拍摄</w:t>
            </w:r>
            <w:r w:rsidR="00A65B10">
              <w:rPr>
                <w:rFonts w:hint="eastAsia"/>
                <w:sz w:val="18"/>
                <w:szCs w:val="18"/>
              </w:rPr>
              <w:t>行李</w:t>
            </w:r>
            <w:r w:rsidR="00826962">
              <w:rPr>
                <w:rFonts w:hint="eastAsia"/>
                <w:sz w:val="18"/>
                <w:szCs w:val="18"/>
              </w:rPr>
              <w:t>照片</w:t>
            </w:r>
          </w:p>
        </w:tc>
      </w:tr>
      <w:tr w:rsidR="00A83080" w:rsidRPr="00893E46" w14:paraId="3802A98C" w14:textId="77777777" w:rsidTr="00921DB1">
        <w:trPr>
          <w:trHeight w:val="445"/>
          <w:tblCellSpacing w:w="0" w:type="dxa"/>
        </w:trPr>
        <w:tc>
          <w:tcPr>
            <w:tcW w:w="26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FEB1010" w14:textId="1EB912CF" w:rsidR="00A83080" w:rsidRPr="008D14C7" w:rsidRDefault="00A83080" w:rsidP="00A83080">
            <w:pPr>
              <w:pStyle w:val="af9"/>
              <w:rPr>
                <w:sz w:val="18"/>
                <w:szCs w:val="18"/>
              </w:rPr>
            </w:pPr>
            <w:r w:rsidRPr="000A4BBF">
              <w:rPr>
                <w:sz w:val="18"/>
                <w:szCs w:val="18"/>
              </w:rPr>
              <w:t>RFID读取装置</w:t>
            </w:r>
            <w:r>
              <w:rPr>
                <w:rFonts w:hint="eastAsia"/>
                <w:sz w:val="18"/>
                <w:szCs w:val="18"/>
              </w:rPr>
              <w:t>（进）</w:t>
            </w:r>
          </w:p>
        </w:tc>
        <w:tc>
          <w:tcPr>
            <w:tcW w:w="66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7D3EB9D" w14:textId="741E4E07" w:rsidR="00A83080" w:rsidRPr="00A24E9E" w:rsidRDefault="00A83080" w:rsidP="00A83080">
            <w:pPr>
              <w:pStyle w:val="af9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行李筐进</w:t>
            </w:r>
            <w:proofErr w:type="gramEnd"/>
            <w:r>
              <w:rPr>
                <w:rFonts w:hint="eastAsia"/>
                <w:sz w:val="18"/>
                <w:szCs w:val="18"/>
              </w:rPr>
              <w:t>X光机时的R</w:t>
            </w:r>
            <w:r>
              <w:rPr>
                <w:sz w:val="18"/>
                <w:szCs w:val="18"/>
              </w:rPr>
              <w:t>FID</w:t>
            </w:r>
            <w:r>
              <w:rPr>
                <w:rFonts w:hint="eastAsia"/>
                <w:sz w:val="18"/>
                <w:szCs w:val="18"/>
              </w:rPr>
              <w:t>读取装置</w:t>
            </w:r>
          </w:p>
        </w:tc>
      </w:tr>
      <w:tr w:rsidR="00A83080" w:rsidRPr="00EB4034" w14:paraId="7EAA21D0" w14:textId="77777777" w:rsidTr="00921DB1">
        <w:trPr>
          <w:trHeight w:val="378"/>
          <w:tblCellSpacing w:w="0" w:type="dxa"/>
        </w:trPr>
        <w:tc>
          <w:tcPr>
            <w:tcW w:w="26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27454C5" w14:textId="508BF847" w:rsidR="00A83080" w:rsidRPr="00A24E9E" w:rsidRDefault="00A83080" w:rsidP="00A83080">
            <w:pPr>
              <w:pStyle w:val="af9"/>
              <w:rPr>
                <w:sz w:val="18"/>
                <w:szCs w:val="18"/>
              </w:rPr>
            </w:pPr>
            <w:r w:rsidRPr="000A4BBF">
              <w:rPr>
                <w:sz w:val="18"/>
                <w:szCs w:val="18"/>
              </w:rPr>
              <w:t>RFID读取装置</w:t>
            </w:r>
            <w:r>
              <w:rPr>
                <w:rFonts w:hint="eastAsia"/>
                <w:sz w:val="18"/>
                <w:szCs w:val="18"/>
              </w:rPr>
              <w:t>（出）</w:t>
            </w:r>
          </w:p>
        </w:tc>
        <w:tc>
          <w:tcPr>
            <w:tcW w:w="66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3E4E176" w14:textId="568C0959" w:rsidR="00A83080" w:rsidRPr="00A24E9E" w:rsidRDefault="00A83080" w:rsidP="00A83080">
            <w:pPr>
              <w:pStyle w:val="af9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行李筐出</w:t>
            </w:r>
            <w:proofErr w:type="gramEnd"/>
            <w:r>
              <w:rPr>
                <w:rFonts w:hint="eastAsia"/>
                <w:sz w:val="18"/>
                <w:szCs w:val="18"/>
              </w:rPr>
              <w:t>X光机时的R</w:t>
            </w:r>
            <w:r>
              <w:rPr>
                <w:sz w:val="18"/>
                <w:szCs w:val="18"/>
              </w:rPr>
              <w:t>FID</w:t>
            </w:r>
            <w:r>
              <w:rPr>
                <w:rFonts w:hint="eastAsia"/>
                <w:sz w:val="18"/>
                <w:szCs w:val="18"/>
              </w:rPr>
              <w:t>读取装置</w:t>
            </w:r>
          </w:p>
        </w:tc>
      </w:tr>
      <w:tr w:rsidR="00A83080" w:rsidRPr="00EB4034" w14:paraId="1A5DCEE2" w14:textId="77777777" w:rsidTr="00921DB1">
        <w:trPr>
          <w:trHeight w:val="396"/>
          <w:tblCellSpacing w:w="0" w:type="dxa"/>
        </w:trPr>
        <w:tc>
          <w:tcPr>
            <w:tcW w:w="26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FE0205F" w14:textId="3A375EAC" w:rsidR="00A83080" w:rsidRPr="000C0E04" w:rsidRDefault="00A83080" w:rsidP="00A83080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开包复检按钮</w:t>
            </w:r>
          </w:p>
        </w:tc>
        <w:tc>
          <w:tcPr>
            <w:tcW w:w="66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446C76F" w14:textId="19C4C996" w:rsidR="00A83080" w:rsidRPr="00A24E9E" w:rsidRDefault="00A83080" w:rsidP="00A83080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将可疑行李</w:t>
            </w:r>
            <w:proofErr w:type="gramStart"/>
            <w:r>
              <w:rPr>
                <w:rFonts w:hint="eastAsia"/>
                <w:sz w:val="18"/>
                <w:szCs w:val="18"/>
              </w:rPr>
              <w:t>筐</w:t>
            </w:r>
            <w:proofErr w:type="gramEnd"/>
            <w:r>
              <w:rPr>
                <w:rFonts w:hint="eastAsia"/>
                <w:sz w:val="18"/>
                <w:szCs w:val="18"/>
              </w:rPr>
              <w:t>标记，并将其打入开包</w:t>
            </w:r>
            <w:proofErr w:type="gramStart"/>
            <w:r>
              <w:rPr>
                <w:rFonts w:hint="eastAsia"/>
                <w:sz w:val="18"/>
                <w:szCs w:val="18"/>
              </w:rPr>
              <w:t>传送道</w:t>
            </w:r>
            <w:proofErr w:type="gramEnd"/>
          </w:p>
        </w:tc>
      </w:tr>
      <w:tr w:rsidR="00A83080" w:rsidRPr="00EB4034" w14:paraId="653A24EA" w14:textId="77777777" w:rsidTr="00921DB1">
        <w:trPr>
          <w:trHeight w:val="396"/>
          <w:tblCellSpacing w:w="0" w:type="dxa"/>
        </w:trPr>
        <w:tc>
          <w:tcPr>
            <w:tcW w:w="26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8A25FA8" w14:textId="037F68BA" w:rsidR="00A83080" w:rsidRPr="008D14C7" w:rsidRDefault="00A83080" w:rsidP="00A83080">
            <w:pPr>
              <w:pStyle w:val="af9"/>
              <w:rPr>
                <w:sz w:val="18"/>
                <w:szCs w:val="18"/>
              </w:rPr>
            </w:pPr>
            <w:r w:rsidRPr="00D41F52">
              <w:rPr>
                <w:rFonts w:hint="eastAsia"/>
                <w:sz w:val="18"/>
                <w:szCs w:val="18"/>
              </w:rPr>
              <w:t>开包</w:t>
            </w:r>
            <w:proofErr w:type="gramStart"/>
            <w:r w:rsidRPr="00D41F52">
              <w:rPr>
                <w:rFonts w:hint="eastAsia"/>
                <w:sz w:val="18"/>
                <w:szCs w:val="18"/>
              </w:rPr>
              <w:t>传送道</w:t>
            </w:r>
            <w:proofErr w:type="gramEnd"/>
          </w:p>
        </w:tc>
        <w:tc>
          <w:tcPr>
            <w:tcW w:w="66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83C8800" w14:textId="10481DC1" w:rsidR="00A83080" w:rsidRPr="00A24E9E" w:rsidRDefault="00A83080" w:rsidP="00A83080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传送可疑</w:t>
            </w:r>
            <w:proofErr w:type="gramStart"/>
            <w:r>
              <w:rPr>
                <w:rFonts w:hint="eastAsia"/>
                <w:sz w:val="18"/>
                <w:szCs w:val="18"/>
              </w:rPr>
              <w:t>行李筐至开包</w:t>
            </w:r>
            <w:proofErr w:type="gramEnd"/>
            <w:r>
              <w:rPr>
                <w:rFonts w:hint="eastAsia"/>
                <w:sz w:val="18"/>
                <w:szCs w:val="18"/>
              </w:rPr>
              <w:t>台的专用</w:t>
            </w:r>
            <w:proofErr w:type="gramStart"/>
            <w:r>
              <w:rPr>
                <w:rFonts w:hint="eastAsia"/>
                <w:sz w:val="18"/>
                <w:szCs w:val="18"/>
              </w:rPr>
              <w:t>传送道</w:t>
            </w:r>
            <w:proofErr w:type="gramEnd"/>
          </w:p>
        </w:tc>
      </w:tr>
      <w:tr w:rsidR="00A83080" w:rsidRPr="00EB4034" w14:paraId="10ED344F" w14:textId="77777777" w:rsidTr="00921DB1">
        <w:trPr>
          <w:trHeight w:val="414"/>
          <w:tblCellSpacing w:w="0" w:type="dxa"/>
        </w:trPr>
        <w:tc>
          <w:tcPr>
            <w:tcW w:w="26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BD67A9D" w14:textId="1D637EAA" w:rsidR="00A83080" w:rsidRPr="00A24E9E" w:rsidRDefault="00A83080" w:rsidP="00A83080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复检传送口</w:t>
            </w:r>
          </w:p>
        </w:tc>
        <w:tc>
          <w:tcPr>
            <w:tcW w:w="66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E2A8998" w14:textId="4C11A0F6" w:rsidR="00A83080" w:rsidRPr="00A24E9E" w:rsidRDefault="00A83080" w:rsidP="00A83080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内置R</w:t>
            </w:r>
            <w:r>
              <w:rPr>
                <w:sz w:val="18"/>
                <w:szCs w:val="18"/>
              </w:rPr>
              <w:t>FID</w:t>
            </w:r>
            <w:r>
              <w:rPr>
                <w:rFonts w:hint="eastAsia"/>
                <w:sz w:val="18"/>
                <w:szCs w:val="18"/>
              </w:rPr>
              <w:t>读取装置，能读取复检行李筐的R</w:t>
            </w:r>
            <w:r>
              <w:rPr>
                <w:sz w:val="18"/>
                <w:szCs w:val="18"/>
              </w:rPr>
              <w:t>FID</w:t>
            </w:r>
            <w:r>
              <w:rPr>
                <w:rFonts w:hint="eastAsia"/>
                <w:sz w:val="18"/>
                <w:szCs w:val="18"/>
              </w:rPr>
              <w:t>并再次绑定复检记录</w:t>
            </w:r>
          </w:p>
        </w:tc>
      </w:tr>
      <w:tr w:rsidR="00A83080" w:rsidRPr="00EB4034" w14:paraId="11F46B42" w14:textId="77777777" w:rsidTr="00921DB1">
        <w:trPr>
          <w:trHeight w:val="414"/>
          <w:tblCellSpacing w:w="0" w:type="dxa"/>
        </w:trPr>
        <w:tc>
          <w:tcPr>
            <w:tcW w:w="26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B07785C" w14:textId="70ADE3C6" w:rsidR="00A83080" w:rsidRPr="008D14C7" w:rsidRDefault="00A83080" w:rsidP="00A83080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复检</w:t>
            </w:r>
            <w:proofErr w:type="gramStart"/>
            <w:r>
              <w:rPr>
                <w:rFonts w:hint="eastAsia"/>
                <w:sz w:val="18"/>
                <w:szCs w:val="18"/>
              </w:rPr>
              <w:t>传送道</w:t>
            </w:r>
            <w:proofErr w:type="gramEnd"/>
          </w:p>
        </w:tc>
        <w:tc>
          <w:tcPr>
            <w:tcW w:w="66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8A16033" w14:textId="4824612B" w:rsidR="00A83080" w:rsidRPr="00A24E9E" w:rsidRDefault="00A83080" w:rsidP="00A83080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将复检行李</w:t>
            </w:r>
            <w:proofErr w:type="gramStart"/>
            <w:r>
              <w:rPr>
                <w:rFonts w:hint="eastAsia"/>
                <w:sz w:val="18"/>
                <w:szCs w:val="18"/>
              </w:rPr>
              <w:t>筐</w:t>
            </w:r>
            <w:proofErr w:type="gramEnd"/>
            <w:r>
              <w:rPr>
                <w:rFonts w:hint="eastAsia"/>
                <w:sz w:val="18"/>
                <w:szCs w:val="18"/>
              </w:rPr>
              <w:t>传送至X光机入口处，复检优先级高于主</w:t>
            </w:r>
            <w:proofErr w:type="gramStart"/>
            <w:r>
              <w:rPr>
                <w:rFonts w:hint="eastAsia"/>
                <w:sz w:val="18"/>
                <w:szCs w:val="18"/>
              </w:rPr>
              <w:t>传送道</w:t>
            </w:r>
            <w:proofErr w:type="gramEnd"/>
            <w:r>
              <w:rPr>
                <w:rFonts w:hint="eastAsia"/>
                <w:sz w:val="18"/>
                <w:szCs w:val="18"/>
              </w:rPr>
              <w:t>行李筐X光检查</w:t>
            </w:r>
          </w:p>
        </w:tc>
      </w:tr>
      <w:tr w:rsidR="00A83080" w:rsidRPr="00EB4034" w14:paraId="07A4A766" w14:textId="77777777" w:rsidTr="00921DB1">
        <w:trPr>
          <w:trHeight w:val="414"/>
          <w:tblCellSpacing w:w="0" w:type="dxa"/>
        </w:trPr>
        <w:tc>
          <w:tcPr>
            <w:tcW w:w="26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642A944" w14:textId="0B71C5D9" w:rsidR="00A83080" w:rsidRPr="008D14C7" w:rsidRDefault="00A83080" w:rsidP="00A83080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行李</w:t>
            </w:r>
            <w:proofErr w:type="gramStart"/>
            <w:r>
              <w:rPr>
                <w:rFonts w:hint="eastAsia"/>
                <w:sz w:val="18"/>
                <w:szCs w:val="18"/>
              </w:rPr>
              <w:t>提取道</w:t>
            </w:r>
            <w:proofErr w:type="gramEnd"/>
          </w:p>
        </w:tc>
        <w:tc>
          <w:tcPr>
            <w:tcW w:w="66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66479E1" w14:textId="718D3D1D" w:rsidR="00A83080" w:rsidRPr="00A24E9E" w:rsidRDefault="00A83080" w:rsidP="00A83080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检查无异常的行李</w:t>
            </w:r>
            <w:proofErr w:type="gramStart"/>
            <w:r>
              <w:rPr>
                <w:rFonts w:hint="eastAsia"/>
                <w:sz w:val="18"/>
                <w:szCs w:val="18"/>
              </w:rPr>
              <w:t>筐</w:t>
            </w:r>
            <w:proofErr w:type="gramEnd"/>
            <w:r>
              <w:rPr>
                <w:rFonts w:hint="eastAsia"/>
                <w:sz w:val="18"/>
                <w:szCs w:val="18"/>
              </w:rPr>
              <w:t>传送道，旅客可在此提取行李</w:t>
            </w:r>
          </w:p>
        </w:tc>
      </w:tr>
      <w:tr w:rsidR="00E143B5" w:rsidRPr="00EB4034" w14:paraId="1C531F64" w14:textId="77777777" w:rsidTr="00921DB1">
        <w:trPr>
          <w:trHeight w:val="414"/>
          <w:tblCellSpacing w:w="0" w:type="dxa"/>
        </w:trPr>
        <w:tc>
          <w:tcPr>
            <w:tcW w:w="26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B6AAF9D" w14:textId="19FF64A4" w:rsidR="00E143B5" w:rsidRDefault="00E143B5" w:rsidP="00A83080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空</w:t>
            </w:r>
            <w:proofErr w:type="gramStart"/>
            <w:r>
              <w:rPr>
                <w:rFonts w:hint="eastAsia"/>
                <w:sz w:val="18"/>
                <w:szCs w:val="18"/>
              </w:rPr>
              <w:t>筐判断位</w:t>
            </w:r>
            <w:proofErr w:type="gramEnd"/>
          </w:p>
        </w:tc>
        <w:tc>
          <w:tcPr>
            <w:tcW w:w="66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6E00CAD" w14:textId="10B930A5" w:rsidR="00E143B5" w:rsidRDefault="0019106B" w:rsidP="00A83080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包含空</w:t>
            </w:r>
            <w:proofErr w:type="gramStart"/>
            <w:r>
              <w:rPr>
                <w:rFonts w:hint="eastAsia"/>
                <w:sz w:val="18"/>
                <w:szCs w:val="18"/>
              </w:rPr>
              <w:t>筐判断</w:t>
            </w:r>
            <w:proofErr w:type="gramEnd"/>
            <w:r>
              <w:rPr>
                <w:rFonts w:hint="eastAsia"/>
                <w:sz w:val="18"/>
                <w:szCs w:val="18"/>
              </w:rPr>
              <w:t>摄像头、</w:t>
            </w:r>
            <w:r w:rsidR="00FC725F">
              <w:rPr>
                <w:rFonts w:hint="eastAsia"/>
                <w:sz w:val="18"/>
                <w:szCs w:val="18"/>
              </w:rPr>
              <w:t xml:space="preserve"> R</w:t>
            </w:r>
            <w:r w:rsidR="00FC725F">
              <w:rPr>
                <w:sz w:val="18"/>
                <w:szCs w:val="18"/>
              </w:rPr>
              <w:t>FID</w:t>
            </w:r>
            <w:r w:rsidR="00FC725F">
              <w:rPr>
                <w:rFonts w:hint="eastAsia"/>
                <w:sz w:val="18"/>
                <w:szCs w:val="18"/>
              </w:rPr>
              <w:t>读取装置</w:t>
            </w:r>
            <w:r w:rsidR="00396C51">
              <w:rPr>
                <w:rFonts w:hint="eastAsia"/>
                <w:sz w:val="18"/>
                <w:szCs w:val="18"/>
              </w:rPr>
              <w:t>，</w:t>
            </w:r>
            <w:proofErr w:type="gramStart"/>
            <w:r w:rsidR="00396C51">
              <w:rPr>
                <w:rFonts w:hint="eastAsia"/>
                <w:sz w:val="18"/>
                <w:szCs w:val="18"/>
              </w:rPr>
              <w:t>顶升卡位</w:t>
            </w:r>
            <w:proofErr w:type="gramEnd"/>
            <w:r w:rsidR="00396C51">
              <w:rPr>
                <w:rFonts w:hint="eastAsia"/>
                <w:sz w:val="18"/>
                <w:szCs w:val="18"/>
              </w:rPr>
              <w:t>装置</w:t>
            </w:r>
            <w:r w:rsidR="00C87C19"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A83080" w:rsidRPr="00EB4034" w14:paraId="42B00A47" w14:textId="77777777" w:rsidTr="00921DB1">
        <w:trPr>
          <w:trHeight w:val="414"/>
          <w:tblCellSpacing w:w="0" w:type="dxa"/>
        </w:trPr>
        <w:tc>
          <w:tcPr>
            <w:tcW w:w="26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4E9C4A" w14:textId="3A3762C3" w:rsidR="00A83080" w:rsidRPr="008D14C7" w:rsidRDefault="00A83080" w:rsidP="00A83080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空筐翻转</w:t>
            </w:r>
            <w:r w:rsidR="00E143B5">
              <w:rPr>
                <w:rFonts w:hint="eastAsia"/>
                <w:sz w:val="18"/>
                <w:szCs w:val="18"/>
              </w:rPr>
              <w:t>回收</w:t>
            </w:r>
            <w:r>
              <w:rPr>
                <w:rFonts w:hint="eastAsia"/>
                <w:sz w:val="18"/>
                <w:szCs w:val="18"/>
              </w:rPr>
              <w:t>位</w:t>
            </w:r>
          </w:p>
        </w:tc>
        <w:tc>
          <w:tcPr>
            <w:tcW w:w="66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CE917B" w14:textId="6D942F7F" w:rsidR="00A83080" w:rsidRPr="00A24E9E" w:rsidRDefault="00A83080" w:rsidP="00A83080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包含空</w:t>
            </w:r>
            <w:proofErr w:type="gramStart"/>
            <w:r>
              <w:rPr>
                <w:rFonts w:hint="eastAsia"/>
                <w:sz w:val="18"/>
                <w:szCs w:val="18"/>
              </w:rPr>
              <w:t>筐判断</w:t>
            </w:r>
            <w:proofErr w:type="gramEnd"/>
            <w:r>
              <w:rPr>
                <w:rFonts w:hint="eastAsia"/>
                <w:sz w:val="18"/>
                <w:szCs w:val="18"/>
              </w:rPr>
              <w:t>摄像头、工控机、行李</w:t>
            </w:r>
            <w:proofErr w:type="gramStart"/>
            <w:r>
              <w:rPr>
                <w:rFonts w:hint="eastAsia"/>
                <w:sz w:val="18"/>
                <w:szCs w:val="18"/>
              </w:rPr>
              <w:t>筐</w:t>
            </w:r>
            <w:proofErr w:type="gramEnd"/>
            <w:r>
              <w:rPr>
                <w:rFonts w:hint="eastAsia"/>
                <w:sz w:val="18"/>
                <w:szCs w:val="18"/>
              </w:rPr>
              <w:t>翻转装置、空筐回收下沉装置</w:t>
            </w:r>
            <w:r w:rsidR="00956D5C">
              <w:rPr>
                <w:rFonts w:hint="eastAsia"/>
                <w:sz w:val="18"/>
                <w:szCs w:val="18"/>
              </w:rPr>
              <w:t>、R</w:t>
            </w:r>
            <w:r w:rsidR="00956D5C">
              <w:rPr>
                <w:sz w:val="18"/>
                <w:szCs w:val="18"/>
              </w:rPr>
              <w:t>FID</w:t>
            </w:r>
            <w:r w:rsidR="00956D5C">
              <w:rPr>
                <w:rFonts w:hint="eastAsia"/>
                <w:sz w:val="18"/>
                <w:szCs w:val="18"/>
              </w:rPr>
              <w:t>读取装置</w:t>
            </w:r>
          </w:p>
        </w:tc>
      </w:tr>
      <w:tr w:rsidR="00A83080" w:rsidRPr="00EB4034" w14:paraId="4FFF42B9" w14:textId="77777777" w:rsidTr="00921DB1">
        <w:trPr>
          <w:trHeight w:val="414"/>
          <w:tblCellSpacing w:w="0" w:type="dxa"/>
        </w:trPr>
        <w:tc>
          <w:tcPr>
            <w:tcW w:w="26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87378BD" w14:textId="6D961423" w:rsidR="00A83080" w:rsidRDefault="00A83080" w:rsidP="00A83080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翻转</w:t>
            </w:r>
            <w:proofErr w:type="gramStart"/>
            <w:r>
              <w:rPr>
                <w:rFonts w:hint="eastAsia"/>
                <w:sz w:val="18"/>
                <w:szCs w:val="18"/>
              </w:rPr>
              <w:t>接收台</w:t>
            </w:r>
            <w:proofErr w:type="gramEnd"/>
          </w:p>
        </w:tc>
        <w:tc>
          <w:tcPr>
            <w:tcW w:w="66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EBC55C" w14:textId="005875F0" w:rsidR="00A83080" w:rsidRPr="00926E8D" w:rsidRDefault="00A83080" w:rsidP="00A83080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接收行李</w:t>
            </w:r>
            <w:proofErr w:type="gramStart"/>
            <w:r>
              <w:rPr>
                <w:rFonts w:hint="eastAsia"/>
                <w:sz w:val="18"/>
                <w:szCs w:val="18"/>
              </w:rPr>
              <w:t>筐</w:t>
            </w:r>
            <w:proofErr w:type="gramEnd"/>
            <w:r>
              <w:rPr>
                <w:rFonts w:hint="eastAsia"/>
                <w:sz w:val="18"/>
                <w:szCs w:val="18"/>
              </w:rPr>
              <w:t>翻转倒出的钥匙、身份证、登机牌等小物件</w:t>
            </w:r>
          </w:p>
        </w:tc>
      </w:tr>
      <w:tr w:rsidR="00542CFB" w:rsidRPr="00EB4034" w14:paraId="6FC6A8B3" w14:textId="77777777" w:rsidTr="00921DB1">
        <w:trPr>
          <w:trHeight w:val="414"/>
          <w:tblCellSpacing w:w="0" w:type="dxa"/>
        </w:trPr>
        <w:tc>
          <w:tcPr>
            <w:tcW w:w="26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7565E1" w14:textId="63479FAF" w:rsidR="00542CFB" w:rsidRDefault="00542CFB" w:rsidP="00542CFB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空筐模板加载按钮</w:t>
            </w:r>
          </w:p>
        </w:tc>
        <w:tc>
          <w:tcPr>
            <w:tcW w:w="66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5D24C52" w14:textId="4DC5DFB4" w:rsidR="00542CFB" w:rsidRDefault="00542CFB" w:rsidP="00542CFB">
            <w:pPr>
              <w:pStyle w:val="af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按钮自带状态指示灯，能在空筐</w:t>
            </w:r>
            <w:r w:rsidRPr="009D63FF">
              <w:rPr>
                <w:rFonts w:hint="eastAsia"/>
                <w:sz w:val="18"/>
                <w:szCs w:val="18"/>
              </w:rPr>
              <w:t>模板加载模式</w:t>
            </w:r>
            <w:r>
              <w:rPr>
                <w:rFonts w:hint="eastAsia"/>
                <w:sz w:val="18"/>
                <w:szCs w:val="18"/>
              </w:rPr>
              <w:t>和正常使用模式之间相互切换。</w:t>
            </w:r>
          </w:p>
        </w:tc>
      </w:tr>
    </w:tbl>
    <w:p w14:paraId="3E7045BA" w14:textId="14CFE726" w:rsidR="00E754A9" w:rsidRDefault="006F1B6B" w:rsidP="006F1B6B">
      <w:pPr>
        <w:pStyle w:val="2"/>
        <w:numPr>
          <w:ilvl w:val="1"/>
          <w:numId w:val="1"/>
        </w:numPr>
      </w:pPr>
      <w:bookmarkStart w:id="33" w:name="_Toc42005816"/>
      <w:r w:rsidRPr="00EB4034">
        <w:rPr>
          <w:rFonts w:hint="eastAsia"/>
        </w:rPr>
        <w:t>硬件功能要求</w:t>
      </w:r>
      <w:bookmarkEnd w:id="33"/>
    </w:p>
    <w:p w14:paraId="624A9AD0" w14:textId="0FD33CB9" w:rsidR="00156434" w:rsidRDefault="00381786" w:rsidP="00156434">
      <w:r>
        <w:lastRenderedPageBreak/>
        <w:t>1</w:t>
      </w:r>
      <w:r w:rsidR="00156434">
        <w:t>.</w:t>
      </w:r>
      <w:r w:rsidR="00156434">
        <w:tab/>
      </w:r>
      <w:r w:rsidR="00C539AE">
        <w:rPr>
          <w:rFonts w:hint="eastAsia"/>
        </w:rPr>
        <w:t>准备位</w:t>
      </w:r>
      <w:r w:rsidR="00E22683">
        <w:rPr>
          <w:rFonts w:hint="eastAsia"/>
        </w:rPr>
        <w:t>机</w:t>
      </w:r>
      <w:r w:rsidR="00534D23">
        <w:rPr>
          <w:rFonts w:hint="eastAsia"/>
        </w:rPr>
        <w:t>头</w:t>
      </w:r>
      <w:r w:rsidR="00156434">
        <w:t>配备具有防背光性屏幕。能在阳光直射下清楚看清视频。屏幕分辨率为</w:t>
      </w:r>
      <w:r w:rsidR="002660BE">
        <w:t>6</w:t>
      </w:r>
      <w:r w:rsidR="00156434">
        <w:t>00*</w:t>
      </w:r>
      <w:r w:rsidR="002660BE">
        <w:t>8</w:t>
      </w:r>
      <w:r w:rsidR="00156434">
        <w:t>00</w:t>
      </w:r>
      <w:r w:rsidR="002660BE">
        <w:rPr>
          <w:rFonts w:hint="eastAsia"/>
        </w:rPr>
        <w:t>（竖屏）</w:t>
      </w:r>
      <w:r w:rsidR="00156434">
        <w:t>。</w:t>
      </w:r>
    </w:p>
    <w:p w14:paraId="2DD165E7" w14:textId="5C3978BA" w:rsidR="00156434" w:rsidRDefault="00DC14FB" w:rsidP="00156434">
      <w:r>
        <w:t>2</w:t>
      </w:r>
      <w:r w:rsidR="00156434">
        <w:t>.</w:t>
      </w:r>
      <w:r w:rsidR="00156434">
        <w:tab/>
        <w:t>提示音：</w:t>
      </w:r>
      <w:r w:rsidR="0012029C">
        <w:rPr>
          <w:rFonts w:hint="eastAsia"/>
        </w:rPr>
        <w:t>预留</w:t>
      </w:r>
      <w:r w:rsidR="00156434">
        <w:t>提示音</w:t>
      </w:r>
      <w:r w:rsidR="00275ED9">
        <w:rPr>
          <w:rFonts w:hint="eastAsia"/>
        </w:rPr>
        <w:t>模块</w:t>
      </w:r>
      <w:r w:rsidR="00156434">
        <w:t>。软硬件可以调整音量大小。</w:t>
      </w:r>
    </w:p>
    <w:p w14:paraId="323CB717" w14:textId="39614583" w:rsidR="00595B05" w:rsidRDefault="00DC14FB" w:rsidP="00595B05">
      <w:r>
        <w:t>3</w:t>
      </w:r>
      <w:r w:rsidR="00595B05">
        <w:t>.</w:t>
      </w:r>
      <w:r w:rsidR="00595B05">
        <w:tab/>
        <w:t>补光灯具备可调功能，支持开发接口控制。</w:t>
      </w:r>
    </w:p>
    <w:p w14:paraId="1EE9BBBE" w14:textId="6F580D5C" w:rsidR="00C44EBE" w:rsidRDefault="00C44EBE" w:rsidP="00C44EBE">
      <w:r>
        <w:t>4.</w:t>
      </w:r>
      <w:r>
        <w:tab/>
      </w:r>
      <w:r>
        <w:rPr>
          <w:rFonts w:hint="eastAsia"/>
        </w:rPr>
        <w:t>准备位隔离栏（顶升装置）</w:t>
      </w:r>
      <w:r>
        <w:t>具有开关机制，闸机</w:t>
      </w:r>
      <w:r>
        <w:rPr>
          <w:rFonts w:hint="eastAsia"/>
        </w:rPr>
        <w:t>应</w:t>
      </w:r>
      <w:r>
        <w:t>配有应急按钮。</w:t>
      </w:r>
    </w:p>
    <w:p w14:paraId="553F27EF" w14:textId="0B7A2804" w:rsidR="00156434" w:rsidRDefault="00C44EBE" w:rsidP="00156434">
      <w:r>
        <w:t>5</w:t>
      </w:r>
      <w:r w:rsidR="00156434">
        <w:t>.</w:t>
      </w:r>
      <w:r w:rsidR="00156434">
        <w:tab/>
        <w:t>人工干预的问题，支持</w:t>
      </w:r>
      <w:r w:rsidR="00FD5C41">
        <w:rPr>
          <w:rFonts w:hint="eastAsia"/>
        </w:rPr>
        <w:t>查询</w:t>
      </w:r>
      <w:r w:rsidR="00156434">
        <w:t>中控</w:t>
      </w:r>
      <w:proofErr w:type="gramStart"/>
      <w:r w:rsidR="00156434">
        <w:t>台软件</w:t>
      </w:r>
      <w:proofErr w:type="gramEnd"/>
      <w:r w:rsidR="00156434">
        <w:t>控制</w:t>
      </w:r>
      <w:r w:rsidR="00F87DF9">
        <w:rPr>
          <w:rFonts w:hint="eastAsia"/>
        </w:rPr>
        <w:t>打开</w:t>
      </w:r>
      <w:r w:rsidR="00D87817" w:rsidRPr="00D87817">
        <w:rPr>
          <w:rFonts w:hint="eastAsia"/>
        </w:rPr>
        <w:t>准备位隔离栏</w:t>
      </w:r>
      <w:r w:rsidR="00136735">
        <w:rPr>
          <w:rFonts w:hint="eastAsia"/>
        </w:rPr>
        <w:t>（顶升装置）</w:t>
      </w:r>
      <w:r w:rsidR="00156434">
        <w:t>。</w:t>
      </w:r>
    </w:p>
    <w:p w14:paraId="5810D0DA" w14:textId="544F3B33" w:rsidR="00156434" w:rsidRDefault="00C44EBE" w:rsidP="00156434">
      <w:r>
        <w:t>6</w:t>
      </w:r>
      <w:r w:rsidR="00156434">
        <w:t>.</w:t>
      </w:r>
      <w:r w:rsidR="00156434">
        <w:tab/>
        <w:t>具有自动复位功能，</w:t>
      </w:r>
      <w:r w:rsidR="00CC5F2D">
        <w:rPr>
          <w:rFonts w:hint="eastAsia"/>
        </w:rPr>
        <w:t>准备位隔离栏下沉</w:t>
      </w:r>
      <w:r w:rsidR="00CC6556">
        <w:rPr>
          <w:rFonts w:hint="eastAsia"/>
        </w:rPr>
        <w:t>后</w:t>
      </w:r>
      <w:r w:rsidR="00156434">
        <w:t>，</w:t>
      </w:r>
      <w:r w:rsidR="009B0EF1">
        <w:rPr>
          <w:rFonts w:hint="eastAsia"/>
        </w:rPr>
        <w:t>旅客推筐</w:t>
      </w:r>
      <w:r w:rsidR="00F37E36">
        <w:rPr>
          <w:rFonts w:hint="eastAsia"/>
        </w:rPr>
        <w:t>完毕</w:t>
      </w:r>
      <w:r w:rsidR="009B0EF1">
        <w:rPr>
          <w:rFonts w:hint="eastAsia"/>
        </w:rPr>
        <w:t>则</w:t>
      </w:r>
      <w:r w:rsidR="00156434">
        <w:t>立即</w:t>
      </w:r>
      <w:r w:rsidR="009B0EF1">
        <w:rPr>
          <w:rFonts w:hint="eastAsia"/>
        </w:rPr>
        <w:t>上</w:t>
      </w:r>
      <w:r w:rsidR="00A5162D">
        <w:rPr>
          <w:rFonts w:hint="eastAsia"/>
        </w:rPr>
        <w:t>升</w:t>
      </w:r>
      <w:r w:rsidR="00156434">
        <w:t>。</w:t>
      </w:r>
    </w:p>
    <w:p w14:paraId="5DA22464" w14:textId="1AF3117E" w:rsidR="00FB05D3" w:rsidRDefault="00C44EBE" w:rsidP="00FB05D3">
      <w:r>
        <w:t>7</w:t>
      </w:r>
      <w:r w:rsidR="00FB05D3">
        <w:t>.</w:t>
      </w:r>
      <w:r w:rsidR="00FB05D3">
        <w:tab/>
        <w:t>配备</w:t>
      </w:r>
      <w:r w:rsidR="00FB05D3">
        <w:rPr>
          <w:rFonts w:hint="eastAsia"/>
        </w:rPr>
        <w:t>查询控制</w:t>
      </w:r>
      <w:r w:rsidR="00FB05D3">
        <w:t>台，控制屏幕</w:t>
      </w:r>
      <w:proofErr w:type="gramStart"/>
      <w:r w:rsidR="00FB05D3">
        <w:t>分辩率</w:t>
      </w:r>
      <w:proofErr w:type="gramEnd"/>
      <w:r w:rsidR="00FB05D3">
        <w:t>为1280*800</w:t>
      </w:r>
      <w:r w:rsidR="00FB05D3">
        <w:rPr>
          <w:rFonts w:hint="eastAsia"/>
        </w:rPr>
        <w:t>，竖屏</w:t>
      </w:r>
      <w:r w:rsidR="00FB05D3">
        <w:t>。（16:</w:t>
      </w:r>
      <w:r w:rsidR="00F11EEB">
        <w:t>10</w:t>
      </w:r>
      <w:r w:rsidR="00FB05D3">
        <w:t>）</w:t>
      </w:r>
      <w:r w:rsidR="002A31E5">
        <w:rPr>
          <w:rFonts w:hint="eastAsia"/>
        </w:rPr>
        <w:t>。</w:t>
      </w:r>
    </w:p>
    <w:p w14:paraId="305AEB71" w14:textId="1D69F54C" w:rsidR="00FB05D3" w:rsidRDefault="00C44EBE" w:rsidP="00FB05D3">
      <w:r>
        <w:t>8</w:t>
      </w:r>
      <w:r w:rsidR="00FB05D3">
        <w:t>.</w:t>
      </w:r>
      <w:r w:rsidR="00FB05D3">
        <w:tab/>
      </w:r>
      <w:r w:rsidR="00FB05D3">
        <w:rPr>
          <w:rFonts w:hint="eastAsia"/>
        </w:rPr>
        <w:t>登机牌扫描器</w:t>
      </w:r>
      <w:r w:rsidR="00FB05D3">
        <w:t>：支持连续读写问题，读取成功发出提示音。</w:t>
      </w:r>
    </w:p>
    <w:p w14:paraId="0ED5A8C7" w14:textId="29CC5FC0" w:rsidR="00E864A3" w:rsidRDefault="00486BA2" w:rsidP="00E864A3">
      <w:r>
        <w:t>9</w:t>
      </w:r>
      <w:r w:rsidR="00E864A3">
        <w:t>.</w:t>
      </w:r>
      <w:r w:rsidR="00E864A3">
        <w:tab/>
      </w:r>
      <w:r w:rsidR="00642E25">
        <w:rPr>
          <w:rFonts w:hint="eastAsia"/>
        </w:rPr>
        <w:t>配备</w:t>
      </w:r>
      <w:r w:rsidR="00E86B62" w:rsidRPr="00E86B62">
        <w:rPr>
          <w:rFonts w:hint="eastAsia"/>
        </w:rPr>
        <w:t>开包复检按钮</w:t>
      </w:r>
      <w:r w:rsidR="004026E8">
        <w:rPr>
          <w:rFonts w:hint="eastAsia"/>
        </w:rPr>
        <w:t>，</w:t>
      </w:r>
      <w:r w:rsidR="007207EE">
        <w:rPr>
          <w:rFonts w:hint="eastAsia"/>
        </w:rPr>
        <w:t>能</w:t>
      </w:r>
      <w:r w:rsidR="004026E8">
        <w:rPr>
          <w:rFonts w:hint="eastAsia"/>
        </w:rPr>
        <w:t>指定</w:t>
      </w:r>
      <w:r w:rsidR="00B657D9">
        <w:rPr>
          <w:rFonts w:hint="eastAsia"/>
        </w:rPr>
        <w:t>复查行李筐</w:t>
      </w:r>
      <w:r w:rsidR="00E864A3">
        <w:t>。</w:t>
      </w:r>
    </w:p>
    <w:p w14:paraId="208200E0" w14:textId="35B8CE14" w:rsidR="009059CF" w:rsidRDefault="009059CF" w:rsidP="00E864A3">
      <w:r>
        <w:t xml:space="preserve">10. </w:t>
      </w:r>
      <w:r w:rsidRPr="009059CF">
        <w:t>X光机出口</w:t>
      </w:r>
      <w:r w:rsidR="005C5593">
        <w:rPr>
          <w:rFonts w:hint="eastAsia"/>
        </w:rPr>
        <w:t>限</w:t>
      </w:r>
      <w:r w:rsidRPr="009059CF">
        <w:t>速</w:t>
      </w:r>
      <w:r w:rsidR="00E77B4A">
        <w:rPr>
          <w:rFonts w:hint="eastAsia"/>
        </w:rPr>
        <w:t>＞</w:t>
      </w:r>
      <w:r w:rsidRPr="009059CF">
        <w:t>0.2M/S</w:t>
      </w:r>
      <w:r w:rsidR="006C0038">
        <w:rPr>
          <w:rFonts w:hint="eastAsia"/>
        </w:rPr>
        <w:t>。</w:t>
      </w:r>
    </w:p>
    <w:p w14:paraId="3F7D8230" w14:textId="24820F4A" w:rsidR="0010667C" w:rsidRDefault="0010667C" w:rsidP="0010667C">
      <w:r>
        <w:t>1</w:t>
      </w:r>
      <w:r w:rsidR="009059CF">
        <w:t>1</w:t>
      </w:r>
      <w:r>
        <w:t>.</w:t>
      </w:r>
      <w:r w:rsidR="002D3864">
        <w:t xml:space="preserve"> </w:t>
      </w:r>
      <w:r w:rsidR="00D551DD" w:rsidRPr="00D551DD">
        <w:rPr>
          <w:rFonts w:hint="eastAsia"/>
        </w:rPr>
        <w:t>当有</w:t>
      </w:r>
      <w:r w:rsidR="00D551DD">
        <w:rPr>
          <w:rFonts w:hint="eastAsia"/>
        </w:rPr>
        <w:t>行李</w:t>
      </w:r>
      <w:proofErr w:type="gramStart"/>
      <w:r w:rsidR="00D551DD">
        <w:rPr>
          <w:rFonts w:hint="eastAsia"/>
        </w:rPr>
        <w:t>筐</w:t>
      </w:r>
      <w:proofErr w:type="gramEnd"/>
      <w:r w:rsidR="00D551DD" w:rsidRPr="00D551DD">
        <w:rPr>
          <w:rFonts w:hint="eastAsia"/>
        </w:rPr>
        <w:t>运送至最后一格或者</w:t>
      </w:r>
      <w:r w:rsidR="00C24980">
        <w:rPr>
          <w:rFonts w:hint="eastAsia"/>
        </w:rPr>
        <w:t>翻转</w:t>
      </w:r>
      <w:r w:rsidR="00910226">
        <w:rPr>
          <w:rFonts w:hint="eastAsia"/>
        </w:rPr>
        <w:t>筐</w:t>
      </w:r>
      <w:r w:rsidR="00D551DD" w:rsidRPr="00D551DD">
        <w:rPr>
          <w:rFonts w:hint="eastAsia"/>
        </w:rPr>
        <w:t>后，启动空</w:t>
      </w:r>
      <w:r w:rsidR="00E15C9E">
        <w:rPr>
          <w:rFonts w:hint="eastAsia"/>
        </w:rPr>
        <w:t>筐</w:t>
      </w:r>
      <w:r w:rsidR="00D551DD" w:rsidRPr="00D551DD">
        <w:rPr>
          <w:rFonts w:hint="eastAsia"/>
        </w:rPr>
        <w:t>识别</w:t>
      </w:r>
      <w:r w:rsidR="006B1DE7">
        <w:rPr>
          <w:rFonts w:hint="eastAsia"/>
        </w:rPr>
        <w:t>，回</w:t>
      </w:r>
      <w:proofErr w:type="gramStart"/>
      <w:r w:rsidR="006B1DE7">
        <w:rPr>
          <w:rFonts w:hint="eastAsia"/>
        </w:rPr>
        <w:t>筐</w:t>
      </w:r>
      <w:r w:rsidR="006B1DE7" w:rsidRPr="006B1DE7">
        <w:rPr>
          <w:rFonts w:hint="eastAsia"/>
        </w:rPr>
        <w:t>控制端</w:t>
      </w:r>
      <w:r w:rsidR="004D1036">
        <w:rPr>
          <w:rFonts w:hint="eastAsia"/>
        </w:rPr>
        <w:t>能</w:t>
      </w:r>
      <w:proofErr w:type="gramEnd"/>
      <w:r w:rsidR="006B1DE7" w:rsidRPr="006B1DE7">
        <w:rPr>
          <w:rFonts w:hint="eastAsia"/>
        </w:rPr>
        <w:t>通过</w:t>
      </w:r>
      <w:r w:rsidR="003E3232">
        <w:rPr>
          <w:rFonts w:hint="eastAsia"/>
        </w:rPr>
        <w:t>收到的识别</w:t>
      </w:r>
      <w:r w:rsidR="006B1DE7" w:rsidRPr="006B1DE7">
        <w:rPr>
          <w:rFonts w:hint="eastAsia"/>
        </w:rPr>
        <w:t>结果进行</w:t>
      </w:r>
      <w:r w:rsidR="00F130EB">
        <w:rPr>
          <w:rFonts w:hint="eastAsia"/>
        </w:rPr>
        <w:t>回筐</w:t>
      </w:r>
      <w:r w:rsidR="00BE33FC">
        <w:rPr>
          <w:rFonts w:hint="eastAsia"/>
        </w:rPr>
        <w:t>或</w:t>
      </w:r>
      <w:r w:rsidR="006B1DE7" w:rsidRPr="006B1DE7">
        <w:rPr>
          <w:rFonts w:hint="eastAsia"/>
        </w:rPr>
        <w:t>后续处理</w:t>
      </w:r>
      <w:r>
        <w:t>。</w:t>
      </w:r>
    </w:p>
    <w:p w14:paraId="182919C2" w14:textId="5D3349D7" w:rsidR="00156434" w:rsidRDefault="00D86967" w:rsidP="00156434">
      <w:r>
        <w:t>1</w:t>
      </w:r>
      <w:r w:rsidR="009059CF">
        <w:t>2</w:t>
      </w:r>
      <w:r w:rsidR="00156434">
        <w:t>.</w:t>
      </w:r>
      <w:r w:rsidR="00156434">
        <w:tab/>
      </w:r>
      <w:r w:rsidR="00E60448">
        <w:rPr>
          <w:rFonts w:hint="eastAsia"/>
        </w:rPr>
        <w:t>回筐系统状态监测</w:t>
      </w:r>
      <w:r w:rsidR="00156434">
        <w:t>功能：</w:t>
      </w:r>
      <w:r w:rsidR="003C1E77" w:rsidRPr="003C1E77">
        <w:rPr>
          <w:rFonts w:hint="eastAsia"/>
        </w:rPr>
        <w:t>当</w:t>
      </w:r>
      <w:r w:rsidR="008646DF">
        <w:rPr>
          <w:rFonts w:hint="eastAsia"/>
        </w:rPr>
        <w:t>回</w:t>
      </w:r>
      <w:proofErr w:type="gramStart"/>
      <w:r w:rsidR="008646DF">
        <w:rPr>
          <w:rFonts w:hint="eastAsia"/>
        </w:rPr>
        <w:t>筐</w:t>
      </w:r>
      <w:r w:rsidR="003C1E77" w:rsidRPr="003C1E77">
        <w:rPr>
          <w:rFonts w:hint="eastAsia"/>
        </w:rPr>
        <w:t>控制</w:t>
      </w:r>
      <w:proofErr w:type="gramEnd"/>
      <w:r w:rsidR="003C1E77" w:rsidRPr="003C1E77">
        <w:rPr>
          <w:rFonts w:hint="eastAsia"/>
        </w:rPr>
        <w:t>端上电完毕，进入准备状态，通知识别前端准备就绪；当</w:t>
      </w:r>
      <w:r w:rsidR="008646DF">
        <w:rPr>
          <w:rFonts w:hint="eastAsia"/>
        </w:rPr>
        <w:t>回</w:t>
      </w:r>
      <w:proofErr w:type="gramStart"/>
      <w:r w:rsidR="008646DF">
        <w:rPr>
          <w:rFonts w:hint="eastAsia"/>
        </w:rPr>
        <w:t>筐</w:t>
      </w:r>
      <w:r w:rsidR="003C1E77" w:rsidRPr="003C1E77">
        <w:rPr>
          <w:rFonts w:hint="eastAsia"/>
        </w:rPr>
        <w:t>控制端出现</w:t>
      </w:r>
      <w:proofErr w:type="gramEnd"/>
      <w:r w:rsidR="003C1E77" w:rsidRPr="003C1E77">
        <w:rPr>
          <w:rFonts w:hint="eastAsia"/>
        </w:rPr>
        <w:t>故障，通知识别前端相应的状态；当</w:t>
      </w:r>
      <w:r w:rsidR="008646DF">
        <w:rPr>
          <w:rFonts w:hint="eastAsia"/>
        </w:rPr>
        <w:t>回</w:t>
      </w:r>
      <w:proofErr w:type="gramStart"/>
      <w:r w:rsidR="008646DF">
        <w:rPr>
          <w:rFonts w:hint="eastAsia"/>
        </w:rPr>
        <w:t>筐</w:t>
      </w:r>
      <w:r w:rsidR="003C1E77" w:rsidRPr="003C1E77">
        <w:rPr>
          <w:rFonts w:hint="eastAsia"/>
        </w:rPr>
        <w:t>系统</w:t>
      </w:r>
      <w:proofErr w:type="gramEnd"/>
      <w:r w:rsidR="003C1E77" w:rsidRPr="003C1E77">
        <w:rPr>
          <w:rFonts w:hint="eastAsia"/>
        </w:rPr>
        <w:t>准备关闭，通知识别前端进入关闭状态</w:t>
      </w:r>
      <w:r w:rsidR="00DC6220">
        <w:rPr>
          <w:rFonts w:hint="eastAsia"/>
        </w:rPr>
        <w:t>。</w:t>
      </w:r>
      <w:proofErr w:type="gramStart"/>
      <w:r w:rsidR="00156434">
        <w:t>当</w:t>
      </w:r>
      <w:r w:rsidR="002E771C">
        <w:rPr>
          <w:rFonts w:hint="eastAsia"/>
        </w:rPr>
        <w:t>控制</w:t>
      </w:r>
      <w:proofErr w:type="gramEnd"/>
      <w:r w:rsidR="002E771C">
        <w:rPr>
          <w:rFonts w:hint="eastAsia"/>
        </w:rPr>
        <w:t>端</w:t>
      </w:r>
      <w:r w:rsidR="00156434">
        <w:t>的某个零部件（比如电机、</w:t>
      </w:r>
      <w:r w:rsidR="00424298">
        <w:rPr>
          <w:rFonts w:hint="eastAsia"/>
        </w:rPr>
        <w:t>X光机传送带</w:t>
      </w:r>
      <w:r w:rsidR="00156434">
        <w:t>、电控板、离合器等）有故障时，</w:t>
      </w:r>
      <w:r w:rsidR="008B2F6C">
        <w:rPr>
          <w:rFonts w:hint="eastAsia"/>
        </w:rPr>
        <w:t>识别端</w:t>
      </w:r>
      <w:r w:rsidR="00156434">
        <w:t>有报警代码提示。</w:t>
      </w:r>
    </w:p>
    <w:p w14:paraId="24A8C50E" w14:textId="2D4AE78F" w:rsidR="00156434" w:rsidRDefault="00963184" w:rsidP="00156434">
      <w:r>
        <w:t>1</w:t>
      </w:r>
      <w:r w:rsidR="009059CF">
        <w:t>3</w:t>
      </w:r>
      <w:r w:rsidR="00156434">
        <w:t>.</w:t>
      </w:r>
      <w:r>
        <w:rPr>
          <w:rFonts w:hint="eastAsia"/>
        </w:rPr>
        <w:t>所有</w:t>
      </w:r>
      <w:r w:rsidR="00156434">
        <w:t>工控机与服务器</w:t>
      </w:r>
      <w:r w:rsidR="00072ADD">
        <w:rPr>
          <w:rFonts w:hint="eastAsia"/>
        </w:rPr>
        <w:t>的</w:t>
      </w:r>
      <w:r w:rsidR="00156434">
        <w:t>时间需同步。</w:t>
      </w:r>
    </w:p>
    <w:p w14:paraId="25C1AC62" w14:textId="4280612F" w:rsidR="00156434" w:rsidRDefault="000937B6" w:rsidP="00156434">
      <w:r>
        <w:t>1</w:t>
      </w:r>
      <w:r w:rsidR="009059CF">
        <w:t>4</w:t>
      </w:r>
      <w:r w:rsidR="00156434">
        <w:t>.</w:t>
      </w:r>
      <w:r w:rsidR="00156434">
        <w:tab/>
        <w:t>…………</w:t>
      </w:r>
    </w:p>
    <w:p w14:paraId="70C91000" w14:textId="6D08F006" w:rsidR="00DC4D8A" w:rsidRPr="00A24E9E" w:rsidRDefault="00DC4D8A" w:rsidP="00DC4D8A">
      <w:pPr>
        <w:pStyle w:val="2"/>
        <w:numPr>
          <w:ilvl w:val="1"/>
          <w:numId w:val="1"/>
        </w:numPr>
      </w:pPr>
      <w:bookmarkStart w:id="34" w:name="_Toc41821955"/>
      <w:bookmarkStart w:id="35" w:name="_Toc42005817"/>
      <w:bookmarkEnd w:id="34"/>
      <w:r w:rsidRPr="00A24E9E">
        <w:t>硬件配置参数</w:t>
      </w:r>
      <w:bookmarkEnd w:id="35"/>
    </w:p>
    <w:p w14:paraId="0D7D24A8" w14:textId="706A085A" w:rsidR="00D63266" w:rsidRPr="00956762" w:rsidRDefault="00F35AE4" w:rsidP="00F940EA">
      <w:pPr>
        <w:jc w:val="center"/>
        <w:rPr>
          <w:b/>
          <w:sz w:val="21"/>
        </w:rPr>
      </w:pPr>
      <w:r w:rsidRPr="00956762">
        <w:rPr>
          <w:rFonts w:hint="eastAsia"/>
          <w:b/>
          <w:sz w:val="21"/>
        </w:rPr>
        <w:t>表</w:t>
      </w:r>
      <w:r>
        <w:rPr>
          <w:rFonts w:hint="eastAsia"/>
          <w:b/>
          <w:sz w:val="21"/>
        </w:rPr>
        <w:t>2</w:t>
      </w:r>
      <w:r>
        <w:rPr>
          <w:b/>
          <w:sz w:val="21"/>
        </w:rPr>
        <w:t>.2</w:t>
      </w:r>
      <w:r w:rsidR="00EB37C0">
        <w:rPr>
          <w:b/>
          <w:sz w:val="21"/>
        </w:rPr>
        <w:t xml:space="preserve"> </w:t>
      </w:r>
      <w:r w:rsidR="00EB37C0">
        <w:rPr>
          <w:rFonts w:hint="eastAsia"/>
          <w:b/>
          <w:sz w:val="21"/>
        </w:rPr>
        <w:t>准备位-配置需求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1117"/>
        <w:gridCol w:w="3419"/>
        <w:gridCol w:w="1701"/>
        <w:gridCol w:w="1740"/>
      </w:tblGrid>
      <w:tr w:rsidR="00380C86" w:rsidRPr="00380C86" w14:paraId="63264D60" w14:textId="77777777" w:rsidTr="00956762">
        <w:trPr>
          <w:trHeight w:val="660"/>
        </w:trPr>
        <w:tc>
          <w:tcPr>
            <w:tcW w:w="704" w:type="dxa"/>
            <w:shd w:val="clear" w:color="auto" w:fill="auto"/>
            <w:vAlign w:val="center"/>
            <w:hideMark/>
          </w:tcPr>
          <w:p w14:paraId="76D3C905" w14:textId="77777777" w:rsidR="00380C86" w:rsidRPr="00380C86" w:rsidRDefault="00380C86" w:rsidP="00380C86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117" w:type="dxa"/>
            <w:shd w:val="clear" w:color="auto" w:fill="auto"/>
            <w:vAlign w:val="center"/>
            <w:hideMark/>
          </w:tcPr>
          <w:p w14:paraId="35D3B3A3" w14:textId="77777777" w:rsidR="00380C86" w:rsidRPr="00380C86" w:rsidRDefault="00380C86" w:rsidP="00380C86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项目</w:t>
            </w:r>
          </w:p>
        </w:tc>
        <w:tc>
          <w:tcPr>
            <w:tcW w:w="3419" w:type="dxa"/>
            <w:shd w:val="clear" w:color="auto" w:fill="auto"/>
            <w:vAlign w:val="center"/>
            <w:hideMark/>
          </w:tcPr>
          <w:p w14:paraId="159F4092" w14:textId="77777777" w:rsidR="00380C86" w:rsidRPr="00380C86" w:rsidRDefault="00380C86" w:rsidP="00380C86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参数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197CD80A" w14:textId="77777777" w:rsidR="00380C86" w:rsidRPr="00380C86" w:rsidRDefault="00380C86" w:rsidP="00380C86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数量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6578B78B" w14:textId="77777777" w:rsidR="00380C86" w:rsidRPr="00380C86" w:rsidRDefault="00380C86" w:rsidP="00380C86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F71BB7" w:rsidRPr="00380C86" w14:paraId="1FCDFBF1" w14:textId="77777777" w:rsidTr="00956762">
        <w:trPr>
          <w:trHeight w:val="459"/>
        </w:trPr>
        <w:tc>
          <w:tcPr>
            <w:tcW w:w="5240" w:type="dxa"/>
            <w:gridSpan w:val="3"/>
            <w:shd w:val="clear" w:color="auto" w:fill="DAEEF3" w:themeFill="accent5" w:themeFillTint="33"/>
            <w:vAlign w:val="center"/>
            <w:hideMark/>
          </w:tcPr>
          <w:p w14:paraId="627BEBCF" w14:textId="0359F626" w:rsidR="00F71BB7" w:rsidRPr="00380C86" w:rsidRDefault="00F71BB7" w:rsidP="00F940EA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工控板X86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  <w:hideMark/>
          </w:tcPr>
          <w:p w14:paraId="47125065" w14:textId="77777777" w:rsidR="00F71BB7" w:rsidRPr="00380C86" w:rsidRDefault="00F71BB7" w:rsidP="00380C86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单套数量</w:t>
            </w:r>
          </w:p>
        </w:tc>
        <w:tc>
          <w:tcPr>
            <w:tcW w:w="1740" w:type="dxa"/>
            <w:shd w:val="clear" w:color="auto" w:fill="DAEEF3" w:themeFill="accent5" w:themeFillTint="33"/>
            <w:vAlign w:val="center"/>
            <w:hideMark/>
          </w:tcPr>
          <w:p w14:paraId="24A3179F" w14:textId="77777777" w:rsidR="00F71BB7" w:rsidRPr="00380C86" w:rsidRDefault="00F71BB7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80C86" w:rsidRPr="00380C86" w14:paraId="1D3E2542" w14:textId="77777777" w:rsidTr="00956762">
        <w:trPr>
          <w:trHeight w:val="519"/>
        </w:trPr>
        <w:tc>
          <w:tcPr>
            <w:tcW w:w="704" w:type="dxa"/>
            <w:shd w:val="clear" w:color="auto" w:fill="auto"/>
            <w:vAlign w:val="center"/>
            <w:hideMark/>
          </w:tcPr>
          <w:p w14:paraId="3C470379" w14:textId="77777777" w:rsidR="00380C86" w:rsidRPr="00380C86" w:rsidRDefault="00380C86" w:rsidP="00380C8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117" w:type="dxa"/>
            <w:shd w:val="clear" w:color="auto" w:fill="auto"/>
            <w:vAlign w:val="center"/>
            <w:hideMark/>
          </w:tcPr>
          <w:p w14:paraId="0B5D1845" w14:textId="77777777" w:rsidR="00380C86" w:rsidRPr="00380C86" w:rsidRDefault="00380C86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操作系统</w:t>
            </w:r>
          </w:p>
        </w:tc>
        <w:tc>
          <w:tcPr>
            <w:tcW w:w="3419" w:type="dxa"/>
            <w:shd w:val="clear" w:color="auto" w:fill="auto"/>
            <w:vAlign w:val="center"/>
            <w:hideMark/>
          </w:tcPr>
          <w:p w14:paraId="0D78C458" w14:textId="77777777" w:rsidR="00380C86" w:rsidRPr="00380C86" w:rsidRDefault="00380C86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Linux Ubuntu 16.04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D111D10" w14:textId="77777777" w:rsidR="00380C86" w:rsidRPr="00380C86" w:rsidRDefault="00380C86" w:rsidP="00380C8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4494D863" w14:textId="77777777" w:rsidR="00380C86" w:rsidRPr="00380C86" w:rsidRDefault="00380C86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80C86" w:rsidRPr="00380C86" w14:paraId="07D2D60F" w14:textId="77777777" w:rsidTr="00956762">
        <w:trPr>
          <w:trHeight w:val="561"/>
        </w:trPr>
        <w:tc>
          <w:tcPr>
            <w:tcW w:w="704" w:type="dxa"/>
            <w:shd w:val="clear" w:color="auto" w:fill="auto"/>
            <w:vAlign w:val="center"/>
            <w:hideMark/>
          </w:tcPr>
          <w:p w14:paraId="74281FE7" w14:textId="77777777" w:rsidR="00380C86" w:rsidRPr="00380C86" w:rsidRDefault="00380C86" w:rsidP="00380C8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117" w:type="dxa"/>
            <w:shd w:val="clear" w:color="auto" w:fill="auto"/>
            <w:vAlign w:val="center"/>
            <w:hideMark/>
          </w:tcPr>
          <w:p w14:paraId="425CD355" w14:textId="77777777" w:rsidR="00380C86" w:rsidRPr="00380C86" w:rsidRDefault="00380C86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CPU</w:t>
            </w:r>
          </w:p>
        </w:tc>
        <w:tc>
          <w:tcPr>
            <w:tcW w:w="3419" w:type="dxa"/>
            <w:shd w:val="clear" w:color="auto" w:fill="auto"/>
            <w:vAlign w:val="center"/>
            <w:hideMark/>
          </w:tcPr>
          <w:p w14:paraId="7E244BCD" w14:textId="77777777" w:rsidR="00380C86" w:rsidRPr="00380C86" w:rsidRDefault="00380C86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Inter I7系列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517CF534" w14:textId="77777777" w:rsidR="00380C86" w:rsidRPr="00380C86" w:rsidRDefault="00380C86" w:rsidP="00380C8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41D79DF0" w14:textId="77777777" w:rsidR="00380C86" w:rsidRPr="00380C86" w:rsidRDefault="00380C86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80C86" w:rsidRPr="00380C86" w14:paraId="1EE73ABF" w14:textId="77777777" w:rsidTr="00956762">
        <w:trPr>
          <w:trHeight w:val="579"/>
        </w:trPr>
        <w:tc>
          <w:tcPr>
            <w:tcW w:w="704" w:type="dxa"/>
            <w:shd w:val="clear" w:color="auto" w:fill="auto"/>
            <w:vAlign w:val="center"/>
            <w:hideMark/>
          </w:tcPr>
          <w:p w14:paraId="3E6AB712" w14:textId="77777777" w:rsidR="00380C86" w:rsidRPr="00380C86" w:rsidRDefault="00380C86" w:rsidP="00380C8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117" w:type="dxa"/>
            <w:shd w:val="clear" w:color="auto" w:fill="auto"/>
            <w:vAlign w:val="center"/>
            <w:hideMark/>
          </w:tcPr>
          <w:p w14:paraId="1EFDFB2B" w14:textId="77777777" w:rsidR="00380C86" w:rsidRPr="00380C86" w:rsidRDefault="00380C86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内存</w:t>
            </w:r>
          </w:p>
        </w:tc>
        <w:tc>
          <w:tcPr>
            <w:tcW w:w="3419" w:type="dxa"/>
            <w:shd w:val="clear" w:color="auto" w:fill="auto"/>
            <w:vAlign w:val="center"/>
            <w:hideMark/>
          </w:tcPr>
          <w:p w14:paraId="10995AFE" w14:textId="77777777" w:rsidR="00380C86" w:rsidRPr="00380C86" w:rsidRDefault="00380C86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 xml:space="preserve">DDR4 4G 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64488DB" w14:textId="77777777" w:rsidR="00380C86" w:rsidRPr="00380C86" w:rsidRDefault="00380C86" w:rsidP="00380C8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6E431771" w14:textId="77777777" w:rsidR="00380C86" w:rsidRPr="00380C86" w:rsidRDefault="00380C86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80C86" w:rsidRPr="00380C86" w14:paraId="76BBB89E" w14:textId="77777777" w:rsidTr="00956762">
        <w:trPr>
          <w:trHeight w:val="540"/>
        </w:trPr>
        <w:tc>
          <w:tcPr>
            <w:tcW w:w="704" w:type="dxa"/>
            <w:shd w:val="clear" w:color="auto" w:fill="auto"/>
            <w:vAlign w:val="center"/>
            <w:hideMark/>
          </w:tcPr>
          <w:p w14:paraId="27C56C0F" w14:textId="77777777" w:rsidR="00380C86" w:rsidRPr="00380C86" w:rsidRDefault="00380C86" w:rsidP="00380C8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117" w:type="dxa"/>
            <w:shd w:val="clear" w:color="auto" w:fill="auto"/>
            <w:vAlign w:val="center"/>
            <w:hideMark/>
          </w:tcPr>
          <w:p w14:paraId="5BCF378A" w14:textId="77777777" w:rsidR="00380C86" w:rsidRPr="00380C86" w:rsidRDefault="00380C86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FLASH</w:t>
            </w:r>
          </w:p>
        </w:tc>
        <w:tc>
          <w:tcPr>
            <w:tcW w:w="3419" w:type="dxa"/>
            <w:shd w:val="clear" w:color="auto" w:fill="auto"/>
            <w:vAlign w:val="center"/>
            <w:hideMark/>
          </w:tcPr>
          <w:p w14:paraId="37929CE6" w14:textId="77777777" w:rsidR="00380C86" w:rsidRPr="00380C86" w:rsidRDefault="00380C86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固态硬盘64G及以上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0E99EF63" w14:textId="77777777" w:rsidR="00380C86" w:rsidRPr="00380C86" w:rsidRDefault="00380C86" w:rsidP="00380C8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4281558C" w14:textId="77777777" w:rsidR="00380C86" w:rsidRPr="00380C86" w:rsidRDefault="00380C86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C53E53" w:rsidRPr="00380C86" w14:paraId="1A4FE013" w14:textId="77777777" w:rsidTr="00956762">
        <w:trPr>
          <w:trHeight w:val="561"/>
        </w:trPr>
        <w:tc>
          <w:tcPr>
            <w:tcW w:w="704" w:type="dxa"/>
            <w:vMerge w:val="restart"/>
            <w:shd w:val="clear" w:color="auto" w:fill="auto"/>
            <w:vAlign w:val="center"/>
            <w:hideMark/>
          </w:tcPr>
          <w:p w14:paraId="1AA680A8" w14:textId="1FEAB4B6" w:rsidR="00C53E53" w:rsidRPr="00380C86" w:rsidRDefault="00C53E53" w:rsidP="00956762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lastRenderedPageBreak/>
              <w:t>5</w:t>
            </w:r>
          </w:p>
        </w:tc>
        <w:tc>
          <w:tcPr>
            <w:tcW w:w="1117" w:type="dxa"/>
            <w:vMerge w:val="restart"/>
            <w:shd w:val="clear" w:color="auto" w:fill="auto"/>
            <w:vAlign w:val="center"/>
            <w:hideMark/>
          </w:tcPr>
          <w:p w14:paraId="00A27F3B" w14:textId="37B5689D" w:rsidR="00C53E53" w:rsidRPr="00380C86" w:rsidRDefault="00C53E53" w:rsidP="000A677B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 xml:space="preserve">需求接口　</w:t>
            </w:r>
          </w:p>
        </w:tc>
        <w:tc>
          <w:tcPr>
            <w:tcW w:w="3419" w:type="dxa"/>
            <w:shd w:val="clear" w:color="auto" w:fill="auto"/>
            <w:vAlign w:val="center"/>
            <w:hideMark/>
          </w:tcPr>
          <w:p w14:paraId="74F7B7DF" w14:textId="77777777" w:rsidR="00C53E53" w:rsidRPr="00380C86" w:rsidRDefault="00C53E53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RJ45：至少支持100M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5E55E41E" w14:textId="77777777" w:rsidR="00C53E53" w:rsidRPr="00380C86" w:rsidRDefault="00C53E53" w:rsidP="00380C8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201D2CE4" w14:textId="77777777" w:rsidR="00C53E53" w:rsidRPr="00380C86" w:rsidRDefault="00C53E53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C53E53" w:rsidRPr="00380C86" w14:paraId="36C285D5" w14:textId="77777777" w:rsidTr="00956762">
        <w:trPr>
          <w:trHeight w:val="561"/>
        </w:trPr>
        <w:tc>
          <w:tcPr>
            <w:tcW w:w="704" w:type="dxa"/>
            <w:vMerge/>
            <w:shd w:val="clear" w:color="auto" w:fill="auto"/>
            <w:vAlign w:val="center"/>
            <w:hideMark/>
          </w:tcPr>
          <w:p w14:paraId="05540A0E" w14:textId="189061AE" w:rsidR="00C53E53" w:rsidRPr="00380C86" w:rsidRDefault="00C53E53" w:rsidP="00380C86">
            <w:pPr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17" w:type="dxa"/>
            <w:vMerge/>
            <w:shd w:val="clear" w:color="auto" w:fill="auto"/>
            <w:vAlign w:val="center"/>
            <w:hideMark/>
          </w:tcPr>
          <w:p w14:paraId="041263B3" w14:textId="06ECDE4D" w:rsidR="00C53E53" w:rsidRPr="00380C86" w:rsidRDefault="00C53E53" w:rsidP="00380C86">
            <w:pPr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419" w:type="dxa"/>
            <w:shd w:val="clear" w:color="auto" w:fill="auto"/>
            <w:vAlign w:val="center"/>
            <w:hideMark/>
          </w:tcPr>
          <w:p w14:paraId="50878EBC" w14:textId="77777777" w:rsidR="00C53E53" w:rsidRPr="00380C86" w:rsidRDefault="00C53E53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USB2.0及以上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7B7BB1C9" w14:textId="77777777" w:rsidR="00C53E53" w:rsidRPr="00380C86" w:rsidRDefault="00C53E53" w:rsidP="00380C8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53607703" w14:textId="77777777" w:rsidR="00C53E53" w:rsidRPr="00380C86" w:rsidRDefault="00C53E53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C53E53" w:rsidRPr="00380C86" w14:paraId="63A4AA29" w14:textId="77777777" w:rsidTr="00956762">
        <w:trPr>
          <w:trHeight w:val="561"/>
        </w:trPr>
        <w:tc>
          <w:tcPr>
            <w:tcW w:w="704" w:type="dxa"/>
            <w:vMerge/>
            <w:shd w:val="clear" w:color="auto" w:fill="auto"/>
            <w:vAlign w:val="center"/>
            <w:hideMark/>
          </w:tcPr>
          <w:p w14:paraId="5F950AC1" w14:textId="4B959AC4" w:rsidR="00C53E53" w:rsidRPr="00380C86" w:rsidRDefault="00C53E53" w:rsidP="00380C86">
            <w:pPr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17" w:type="dxa"/>
            <w:vMerge/>
            <w:shd w:val="clear" w:color="auto" w:fill="auto"/>
            <w:vAlign w:val="center"/>
            <w:hideMark/>
          </w:tcPr>
          <w:p w14:paraId="73CA67CD" w14:textId="6EA3BCA1" w:rsidR="00C53E53" w:rsidRPr="00380C86" w:rsidRDefault="00C53E53" w:rsidP="00380C86">
            <w:pPr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419" w:type="dxa"/>
            <w:shd w:val="clear" w:color="auto" w:fill="auto"/>
            <w:vAlign w:val="center"/>
            <w:hideMark/>
          </w:tcPr>
          <w:p w14:paraId="36FD0D92" w14:textId="77777777" w:rsidR="00C53E53" w:rsidRPr="00380C86" w:rsidRDefault="00C53E53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串口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24FE7BAC" w14:textId="77777777" w:rsidR="00C53E53" w:rsidRPr="00380C86" w:rsidRDefault="00C53E53" w:rsidP="00380C8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51DB42F6" w14:textId="77777777" w:rsidR="00C53E53" w:rsidRPr="00380C86" w:rsidRDefault="00C53E53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C53E53" w:rsidRPr="00380C86" w14:paraId="51CDD7E7" w14:textId="77777777" w:rsidTr="00956762">
        <w:trPr>
          <w:trHeight w:val="561"/>
        </w:trPr>
        <w:tc>
          <w:tcPr>
            <w:tcW w:w="704" w:type="dxa"/>
            <w:vMerge/>
            <w:shd w:val="clear" w:color="auto" w:fill="auto"/>
            <w:vAlign w:val="center"/>
            <w:hideMark/>
          </w:tcPr>
          <w:p w14:paraId="3F20DC15" w14:textId="3C60899F" w:rsidR="00C53E53" w:rsidRPr="00380C86" w:rsidRDefault="00C53E53" w:rsidP="00380C8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17" w:type="dxa"/>
            <w:vMerge/>
            <w:shd w:val="clear" w:color="auto" w:fill="auto"/>
            <w:vAlign w:val="center"/>
            <w:hideMark/>
          </w:tcPr>
          <w:p w14:paraId="6AA7EEC3" w14:textId="179AA1B2" w:rsidR="00C53E53" w:rsidRPr="00380C86" w:rsidRDefault="00C53E53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419" w:type="dxa"/>
            <w:shd w:val="clear" w:color="auto" w:fill="auto"/>
            <w:vAlign w:val="center"/>
            <w:hideMark/>
          </w:tcPr>
          <w:p w14:paraId="477FA693" w14:textId="77777777" w:rsidR="00C53E53" w:rsidRPr="00380C86" w:rsidRDefault="00C53E53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VGA或HDMI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07263949" w14:textId="77777777" w:rsidR="00C53E53" w:rsidRPr="00380C86" w:rsidRDefault="00C53E53" w:rsidP="00380C8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60705DDD" w14:textId="77777777" w:rsidR="00C53E53" w:rsidRPr="00380C86" w:rsidRDefault="00C53E53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支持三</w:t>
            </w:r>
            <w:proofErr w:type="gramStart"/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屏异显</w:t>
            </w:r>
            <w:proofErr w:type="gramEnd"/>
          </w:p>
        </w:tc>
      </w:tr>
      <w:tr w:rsidR="000D16A0" w:rsidRPr="000D16A0" w14:paraId="6BB1D71F" w14:textId="77777777" w:rsidTr="00956762">
        <w:trPr>
          <w:trHeight w:val="561"/>
        </w:trPr>
        <w:tc>
          <w:tcPr>
            <w:tcW w:w="5240" w:type="dxa"/>
            <w:gridSpan w:val="3"/>
            <w:shd w:val="clear" w:color="auto" w:fill="DAEEF3" w:themeFill="accent5" w:themeFillTint="33"/>
            <w:vAlign w:val="center"/>
            <w:hideMark/>
          </w:tcPr>
          <w:p w14:paraId="23A371D4" w14:textId="0AB163EA" w:rsidR="000D16A0" w:rsidRPr="00380C86" w:rsidRDefault="000D16A0" w:rsidP="00310A6F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其他</w:t>
            </w:r>
            <w:r w:rsidR="004029FD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配件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  <w:hideMark/>
          </w:tcPr>
          <w:p w14:paraId="505292FA" w14:textId="77777777" w:rsidR="000D16A0" w:rsidRPr="00380C86" w:rsidRDefault="000D16A0" w:rsidP="00380C86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单套数量</w:t>
            </w:r>
          </w:p>
        </w:tc>
        <w:tc>
          <w:tcPr>
            <w:tcW w:w="1740" w:type="dxa"/>
            <w:shd w:val="clear" w:color="auto" w:fill="DAEEF3" w:themeFill="accent5" w:themeFillTint="33"/>
            <w:vAlign w:val="center"/>
            <w:hideMark/>
          </w:tcPr>
          <w:p w14:paraId="0ADD6D2C" w14:textId="77777777" w:rsidR="000D16A0" w:rsidRPr="00956762" w:rsidRDefault="000D16A0" w:rsidP="00956762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956762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80C86" w:rsidRPr="00380C86" w14:paraId="5EB57C25" w14:textId="77777777" w:rsidTr="00956762">
        <w:trPr>
          <w:trHeight w:val="720"/>
        </w:trPr>
        <w:tc>
          <w:tcPr>
            <w:tcW w:w="704" w:type="dxa"/>
            <w:shd w:val="clear" w:color="auto" w:fill="auto"/>
            <w:vAlign w:val="center"/>
            <w:hideMark/>
          </w:tcPr>
          <w:p w14:paraId="2096AB90" w14:textId="77777777" w:rsidR="00380C86" w:rsidRPr="00380C86" w:rsidRDefault="00380C86" w:rsidP="00380C8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117" w:type="dxa"/>
            <w:shd w:val="clear" w:color="auto" w:fill="auto"/>
            <w:vAlign w:val="center"/>
            <w:hideMark/>
          </w:tcPr>
          <w:p w14:paraId="4F406AFC" w14:textId="77777777" w:rsidR="00380C86" w:rsidRPr="00380C86" w:rsidRDefault="00380C86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摄像头</w:t>
            </w:r>
          </w:p>
        </w:tc>
        <w:tc>
          <w:tcPr>
            <w:tcW w:w="3419" w:type="dxa"/>
            <w:shd w:val="clear" w:color="auto" w:fill="auto"/>
            <w:vAlign w:val="center"/>
            <w:hideMark/>
          </w:tcPr>
          <w:p w14:paraId="75551DCF" w14:textId="77777777" w:rsidR="00380C86" w:rsidRPr="00380C86" w:rsidRDefault="00380C86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USB接口、200W像素、低照度、宽动态，横向 4:3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5D658D5A" w14:textId="77777777" w:rsidR="00380C86" w:rsidRPr="00380C86" w:rsidRDefault="00380C86" w:rsidP="00380C8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1BEC98FA" w14:textId="77777777" w:rsidR="00380C86" w:rsidRPr="00380C86" w:rsidRDefault="00380C86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旋转90度安装</w:t>
            </w:r>
          </w:p>
        </w:tc>
      </w:tr>
      <w:tr w:rsidR="00380C86" w:rsidRPr="00380C86" w14:paraId="5278B72D" w14:textId="77777777" w:rsidTr="00956762">
        <w:trPr>
          <w:trHeight w:val="1080"/>
        </w:trPr>
        <w:tc>
          <w:tcPr>
            <w:tcW w:w="704" w:type="dxa"/>
            <w:shd w:val="clear" w:color="auto" w:fill="auto"/>
            <w:vAlign w:val="center"/>
            <w:hideMark/>
          </w:tcPr>
          <w:p w14:paraId="736882A9" w14:textId="77777777" w:rsidR="00380C86" w:rsidRPr="00380C86" w:rsidRDefault="00380C86" w:rsidP="00380C8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117" w:type="dxa"/>
            <w:shd w:val="clear" w:color="auto" w:fill="auto"/>
            <w:vAlign w:val="center"/>
            <w:hideMark/>
          </w:tcPr>
          <w:p w14:paraId="0B698AD4" w14:textId="77777777" w:rsidR="00380C86" w:rsidRPr="00380C86" w:rsidRDefault="00380C86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显示屏幕</w:t>
            </w:r>
          </w:p>
        </w:tc>
        <w:tc>
          <w:tcPr>
            <w:tcW w:w="3419" w:type="dxa"/>
            <w:shd w:val="clear" w:color="auto" w:fill="auto"/>
            <w:vAlign w:val="center"/>
            <w:hideMark/>
          </w:tcPr>
          <w:p w14:paraId="6AFF9D30" w14:textId="77777777" w:rsidR="00380C86" w:rsidRPr="00380C86" w:rsidRDefault="00380C86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竖屏、12.9寸、分辨率600x800、不用触摸、高亮屏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B3E20CA" w14:textId="77777777" w:rsidR="00380C86" w:rsidRPr="00380C86" w:rsidRDefault="00380C86" w:rsidP="00380C8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497CC404" w14:textId="77777777" w:rsidR="00380C86" w:rsidRPr="00380C86" w:rsidRDefault="00380C86" w:rsidP="00380C8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5950F12C" w14:textId="7C9DBF1D" w:rsidR="00380C86" w:rsidRDefault="00380C86" w:rsidP="00DC4D8A"/>
    <w:p w14:paraId="7FF74E10" w14:textId="55C6345A" w:rsidR="00F02D54" w:rsidRPr="00F3555F" w:rsidRDefault="00F02D54" w:rsidP="00F02D54">
      <w:pPr>
        <w:jc w:val="center"/>
        <w:rPr>
          <w:b/>
          <w:sz w:val="21"/>
        </w:rPr>
      </w:pPr>
      <w:r w:rsidRPr="00F3555F">
        <w:rPr>
          <w:rFonts w:hint="eastAsia"/>
          <w:b/>
          <w:sz w:val="21"/>
        </w:rPr>
        <w:t>表</w:t>
      </w:r>
      <w:r>
        <w:rPr>
          <w:rFonts w:hint="eastAsia"/>
          <w:b/>
          <w:sz w:val="21"/>
        </w:rPr>
        <w:t>2</w:t>
      </w:r>
      <w:r>
        <w:rPr>
          <w:b/>
          <w:sz w:val="21"/>
        </w:rPr>
        <w:t xml:space="preserve">.3 </w:t>
      </w:r>
      <w:r w:rsidR="00145453">
        <w:rPr>
          <w:rFonts w:hint="eastAsia"/>
          <w:b/>
          <w:sz w:val="21"/>
        </w:rPr>
        <w:t>查询控制台</w:t>
      </w:r>
      <w:r>
        <w:rPr>
          <w:rFonts w:hint="eastAsia"/>
          <w:b/>
          <w:sz w:val="21"/>
        </w:rPr>
        <w:t>-配置需求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1117"/>
        <w:gridCol w:w="3419"/>
        <w:gridCol w:w="1701"/>
        <w:gridCol w:w="1740"/>
      </w:tblGrid>
      <w:tr w:rsidR="00F02D54" w:rsidRPr="00380C86" w14:paraId="25B66D5A" w14:textId="77777777" w:rsidTr="008A1813">
        <w:trPr>
          <w:trHeight w:val="660"/>
        </w:trPr>
        <w:tc>
          <w:tcPr>
            <w:tcW w:w="704" w:type="dxa"/>
            <w:shd w:val="clear" w:color="auto" w:fill="auto"/>
            <w:vAlign w:val="center"/>
            <w:hideMark/>
          </w:tcPr>
          <w:p w14:paraId="1CAF5B9D" w14:textId="77777777" w:rsidR="00F02D54" w:rsidRPr="00380C86" w:rsidRDefault="00F02D54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117" w:type="dxa"/>
            <w:shd w:val="clear" w:color="auto" w:fill="auto"/>
            <w:vAlign w:val="center"/>
            <w:hideMark/>
          </w:tcPr>
          <w:p w14:paraId="0E5A4BB0" w14:textId="77777777" w:rsidR="00F02D54" w:rsidRPr="00380C86" w:rsidRDefault="00F02D54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项目</w:t>
            </w:r>
          </w:p>
        </w:tc>
        <w:tc>
          <w:tcPr>
            <w:tcW w:w="3419" w:type="dxa"/>
            <w:shd w:val="clear" w:color="auto" w:fill="auto"/>
            <w:vAlign w:val="center"/>
            <w:hideMark/>
          </w:tcPr>
          <w:p w14:paraId="39165483" w14:textId="77777777" w:rsidR="00F02D54" w:rsidRPr="00380C86" w:rsidRDefault="00F02D54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参数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28B4FA8F" w14:textId="77777777" w:rsidR="00F02D54" w:rsidRPr="00380C86" w:rsidRDefault="00F02D54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数量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41FD190A" w14:textId="77777777" w:rsidR="00F02D54" w:rsidRPr="00380C86" w:rsidRDefault="00F02D54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F02D54" w:rsidRPr="00380C86" w14:paraId="50EA9006" w14:textId="77777777" w:rsidTr="008A1813">
        <w:trPr>
          <w:trHeight w:val="459"/>
        </w:trPr>
        <w:tc>
          <w:tcPr>
            <w:tcW w:w="5240" w:type="dxa"/>
            <w:gridSpan w:val="3"/>
            <w:shd w:val="clear" w:color="auto" w:fill="DAEEF3" w:themeFill="accent5" w:themeFillTint="33"/>
            <w:vAlign w:val="center"/>
            <w:hideMark/>
          </w:tcPr>
          <w:p w14:paraId="628DCB91" w14:textId="77777777" w:rsidR="00F02D54" w:rsidRPr="00380C86" w:rsidRDefault="00F02D54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工控板X86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  <w:hideMark/>
          </w:tcPr>
          <w:p w14:paraId="74C76A84" w14:textId="77777777" w:rsidR="00F02D54" w:rsidRPr="00380C86" w:rsidRDefault="00F02D54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单套数量</w:t>
            </w:r>
          </w:p>
        </w:tc>
        <w:tc>
          <w:tcPr>
            <w:tcW w:w="1740" w:type="dxa"/>
            <w:shd w:val="clear" w:color="auto" w:fill="DAEEF3" w:themeFill="accent5" w:themeFillTint="33"/>
            <w:vAlign w:val="center"/>
            <w:hideMark/>
          </w:tcPr>
          <w:p w14:paraId="214E38ED" w14:textId="77777777" w:rsidR="00F02D54" w:rsidRPr="00380C86" w:rsidRDefault="00F02D54" w:rsidP="008A1813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02356" w:rsidRPr="00380C86" w14:paraId="4540DE66" w14:textId="77777777" w:rsidTr="008A1813">
        <w:trPr>
          <w:trHeight w:val="519"/>
        </w:trPr>
        <w:tc>
          <w:tcPr>
            <w:tcW w:w="704" w:type="dxa"/>
            <w:shd w:val="clear" w:color="auto" w:fill="auto"/>
            <w:vAlign w:val="center"/>
            <w:hideMark/>
          </w:tcPr>
          <w:p w14:paraId="51A40B4C" w14:textId="77777777" w:rsidR="00D02356" w:rsidRPr="00380C86" w:rsidRDefault="00D02356" w:rsidP="00D0235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117" w:type="dxa"/>
            <w:shd w:val="clear" w:color="auto" w:fill="auto"/>
            <w:vAlign w:val="center"/>
            <w:hideMark/>
          </w:tcPr>
          <w:p w14:paraId="1D5249A3" w14:textId="77777777" w:rsidR="00D02356" w:rsidRPr="00380C86" w:rsidRDefault="00D02356" w:rsidP="00D0235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操作系统</w:t>
            </w:r>
          </w:p>
        </w:tc>
        <w:tc>
          <w:tcPr>
            <w:tcW w:w="3419" w:type="dxa"/>
            <w:shd w:val="clear" w:color="auto" w:fill="auto"/>
            <w:vAlign w:val="center"/>
            <w:hideMark/>
          </w:tcPr>
          <w:p w14:paraId="78DFC2AF" w14:textId="3DEE79FF" w:rsidR="00D02356" w:rsidRPr="00380C86" w:rsidRDefault="00D02356" w:rsidP="00D0235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Linux Ubuntu 16.04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3B3CB6ED" w14:textId="3EC37044" w:rsidR="00D02356" w:rsidRPr="00380C86" w:rsidRDefault="00D02356" w:rsidP="00D0235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2342659C" w14:textId="77777777" w:rsidR="00D02356" w:rsidRPr="00380C86" w:rsidRDefault="00D02356" w:rsidP="00D0235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02356" w:rsidRPr="00380C86" w14:paraId="4A641D02" w14:textId="77777777" w:rsidTr="008A1813">
        <w:trPr>
          <w:trHeight w:val="561"/>
        </w:trPr>
        <w:tc>
          <w:tcPr>
            <w:tcW w:w="704" w:type="dxa"/>
            <w:shd w:val="clear" w:color="auto" w:fill="auto"/>
            <w:vAlign w:val="center"/>
            <w:hideMark/>
          </w:tcPr>
          <w:p w14:paraId="64A0C8E4" w14:textId="77777777" w:rsidR="00D02356" w:rsidRPr="00380C86" w:rsidRDefault="00D02356" w:rsidP="00D0235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117" w:type="dxa"/>
            <w:shd w:val="clear" w:color="auto" w:fill="auto"/>
            <w:vAlign w:val="center"/>
            <w:hideMark/>
          </w:tcPr>
          <w:p w14:paraId="0747CADE" w14:textId="77777777" w:rsidR="00D02356" w:rsidRPr="00380C86" w:rsidRDefault="00D02356" w:rsidP="00D0235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CPU</w:t>
            </w:r>
          </w:p>
        </w:tc>
        <w:tc>
          <w:tcPr>
            <w:tcW w:w="3419" w:type="dxa"/>
            <w:shd w:val="clear" w:color="auto" w:fill="auto"/>
            <w:vAlign w:val="center"/>
            <w:hideMark/>
          </w:tcPr>
          <w:p w14:paraId="683E59AC" w14:textId="5826B622" w:rsidR="00D02356" w:rsidRPr="00380C86" w:rsidRDefault="00D02356" w:rsidP="00D0235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Inter I3系列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3B031013" w14:textId="00F0E339" w:rsidR="00D02356" w:rsidRPr="00380C86" w:rsidRDefault="00D02356" w:rsidP="00D0235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7F8C74A7" w14:textId="77777777" w:rsidR="00D02356" w:rsidRPr="00380C86" w:rsidRDefault="00D02356" w:rsidP="00D0235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02356" w:rsidRPr="00380C86" w14:paraId="71B1B1AA" w14:textId="77777777" w:rsidTr="008A1813">
        <w:trPr>
          <w:trHeight w:val="579"/>
        </w:trPr>
        <w:tc>
          <w:tcPr>
            <w:tcW w:w="704" w:type="dxa"/>
            <w:shd w:val="clear" w:color="auto" w:fill="auto"/>
            <w:vAlign w:val="center"/>
            <w:hideMark/>
          </w:tcPr>
          <w:p w14:paraId="7DB9B6C1" w14:textId="77777777" w:rsidR="00D02356" w:rsidRPr="00380C86" w:rsidRDefault="00D02356" w:rsidP="00D0235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117" w:type="dxa"/>
            <w:shd w:val="clear" w:color="auto" w:fill="auto"/>
            <w:vAlign w:val="center"/>
            <w:hideMark/>
          </w:tcPr>
          <w:p w14:paraId="58A512EE" w14:textId="77777777" w:rsidR="00D02356" w:rsidRPr="00380C86" w:rsidRDefault="00D02356" w:rsidP="00D0235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内存</w:t>
            </w:r>
          </w:p>
        </w:tc>
        <w:tc>
          <w:tcPr>
            <w:tcW w:w="3419" w:type="dxa"/>
            <w:shd w:val="clear" w:color="auto" w:fill="auto"/>
            <w:vAlign w:val="center"/>
            <w:hideMark/>
          </w:tcPr>
          <w:p w14:paraId="4FD42860" w14:textId="300CE094" w:rsidR="00D02356" w:rsidRPr="00380C86" w:rsidRDefault="00D02356" w:rsidP="00D0235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DDR4 2G及以上 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191DC4A4" w14:textId="0857392B" w:rsidR="00D02356" w:rsidRPr="00380C86" w:rsidRDefault="00D02356" w:rsidP="00D0235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260D9249" w14:textId="77777777" w:rsidR="00D02356" w:rsidRPr="00380C86" w:rsidRDefault="00D02356" w:rsidP="00D0235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02356" w:rsidRPr="00380C86" w14:paraId="52A0D516" w14:textId="77777777" w:rsidTr="008A1813">
        <w:trPr>
          <w:trHeight w:val="540"/>
        </w:trPr>
        <w:tc>
          <w:tcPr>
            <w:tcW w:w="704" w:type="dxa"/>
            <w:shd w:val="clear" w:color="auto" w:fill="auto"/>
            <w:vAlign w:val="center"/>
            <w:hideMark/>
          </w:tcPr>
          <w:p w14:paraId="48F9BAF9" w14:textId="77777777" w:rsidR="00D02356" w:rsidRPr="00380C86" w:rsidRDefault="00D02356" w:rsidP="00D0235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117" w:type="dxa"/>
            <w:shd w:val="clear" w:color="auto" w:fill="auto"/>
            <w:vAlign w:val="center"/>
            <w:hideMark/>
          </w:tcPr>
          <w:p w14:paraId="2F86B1CF" w14:textId="77777777" w:rsidR="00D02356" w:rsidRPr="00380C86" w:rsidRDefault="00D02356" w:rsidP="00D0235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FLASH</w:t>
            </w:r>
          </w:p>
        </w:tc>
        <w:tc>
          <w:tcPr>
            <w:tcW w:w="3419" w:type="dxa"/>
            <w:shd w:val="clear" w:color="auto" w:fill="auto"/>
            <w:vAlign w:val="center"/>
            <w:hideMark/>
          </w:tcPr>
          <w:p w14:paraId="5D601363" w14:textId="22DD2985" w:rsidR="00D02356" w:rsidRPr="00380C86" w:rsidRDefault="00D02356" w:rsidP="00D0235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固态硬盘64G及以上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49D497DA" w14:textId="416E4EAE" w:rsidR="00D02356" w:rsidRPr="00380C86" w:rsidRDefault="00D02356" w:rsidP="00D0235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7BD26CB2" w14:textId="77777777" w:rsidR="00D02356" w:rsidRPr="00380C86" w:rsidRDefault="00D02356" w:rsidP="00D0235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02356" w:rsidRPr="00380C86" w14:paraId="3FACE076" w14:textId="77777777" w:rsidTr="008A1813">
        <w:trPr>
          <w:trHeight w:val="561"/>
        </w:trPr>
        <w:tc>
          <w:tcPr>
            <w:tcW w:w="704" w:type="dxa"/>
            <w:vMerge w:val="restart"/>
            <w:shd w:val="clear" w:color="auto" w:fill="auto"/>
            <w:vAlign w:val="center"/>
            <w:hideMark/>
          </w:tcPr>
          <w:p w14:paraId="7F1B8089" w14:textId="77777777" w:rsidR="00D02356" w:rsidRPr="00380C86" w:rsidRDefault="00D02356" w:rsidP="00D0235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117" w:type="dxa"/>
            <w:vMerge w:val="restart"/>
            <w:shd w:val="clear" w:color="auto" w:fill="auto"/>
            <w:vAlign w:val="center"/>
            <w:hideMark/>
          </w:tcPr>
          <w:p w14:paraId="5D1EF5EA" w14:textId="77777777" w:rsidR="00D02356" w:rsidRPr="00380C86" w:rsidRDefault="00D02356" w:rsidP="00D0235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 xml:space="preserve">需求接口　</w:t>
            </w:r>
          </w:p>
        </w:tc>
        <w:tc>
          <w:tcPr>
            <w:tcW w:w="3419" w:type="dxa"/>
            <w:shd w:val="clear" w:color="auto" w:fill="auto"/>
            <w:vAlign w:val="center"/>
            <w:hideMark/>
          </w:tcPr>
          <w:p w14:paraId="07CCEC73" w14:textId="4B9ECC55" w:rsidR="00D02356" w:rsidRPr="00380C86" w:rsidRDefault="00D02356" w:rsidP="00D0235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RJ45：至少支持100M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5B97B478" w14:textId="412BE483" w:rsidR="00D02356" w:rsidRPr="00380C86" w:rsidRDefault="00D02356" w:rsidP="00D0235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65F33E60" w14:textId="77777777" w:rsidR="00D02356" w:rsidRPr="00380C86" w:rsidRDefault="00D02356" w:rsidP="00D0235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02356" w:rsidRPr="00380C86" w14:paraId="1E27B970" w14:textId="77777777" w:rsidTr="008A1813">
        <w:trPr>
          <w:trHeight w:val="561"/>
        </w:trPr>
        <w:tc>
          <w:tcPr>
            <w:tcW w:w="704" w:type="dxa"/>
            <w:vMerge/>
            <w:shd w:val="clear" w:color="auto" w:fill="auto"/>
            <w:vAlign w:val="center"/>
            <w:hideMark/>
          </w:tcPr>
          <w:p w14:paraId="662BE4CF" w14:textId="77777777" w:rsidR="00D02356" w:rsidRPr="00380C86" w:rsidRDefault="00D02356" w:rsidP="00D02356">
            <w:pPr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17" w:type="dxa"/>
            <w:vMerge/>
            <w:shd w:val="clear" w:color="auto" w:fill="auto"/>
            <w:vAlign w:val="center"/>
            <w:hideMark/>
          </w:tcPr>
          <w:p w14:paraId="3CF5C027" w14:textId="77777777" w:rsidR="00D02356" w:rsidRPr="00380C86" w:rsidRDefault="00D02356" w:rsidP="00D02356">
            <w:pPr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419" w:type="dxa"/>
            <w:shd w:val="clear" w:color="auto" w:fill="auto"/>
            <w:vAlign w:val="center"/>
            <w:hideMark/>
          </w:tcPr>
          <w:p w14:paraId="3AD961AC" w14:textId="7D4A81DD" w:rsidR="00D02356" w:rsidRPr="00380C86" w:rsidRDefault="00D02356" w:rsidP="00D0235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USB2.0及以上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4084E497" w14:textId="78DEAAA5" w:rsidR="00D02356" w:rsidRPr="00380C86" w:rsidRDefault="00D02356" w:rsidP="00D0235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4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45425E48" w14:textId="77777777" w:rsidR="00D02356" w:rsidRPr="00380C86" w:rsidRDefault="00D02356" w:rsidP="00D0235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02356" w:rsidRPr="00380C86" w14:paraId="56661003" w14:textId="77777777" w:rsidTr="008A1813">
        <w:trPr>
          <w:trHeight w:val="561"/>
        </w:trPr>
        <w:tc>
          <w:tcPr>
            <w:tcW w:w="704" w:type="dxa"/>
            <w:vMerge/>
            <w:shd w:val="clear" w:color="auto" w:fill="auto"/>
            <w:vAlign w:val="center"/>
            <w:hideMark/>
          </w:tcPr>
          <w:p w14:paraId="7501C9E3" w14:textId="77777777" w:rsidR="00D02356" w:rsidRPr="00380C86" w:rsidRDefault="00D02356" w:rsidP="00D02356">
            <w:pPr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17" w:type="dxa"/>
            <w:vMerge/>
            <w:shd w:val="clear" w:color="auto" w:fill="auto"/>
            <w:vAlign w:val="center"/>
            <w:hideMark/>
          </w:tcPr>
          <w:p w14:paraId="60AAFF40" w14:textId="77777777" w:rsidR="00D02356" w:rsidRPr="00380C86" w:rsidRDefault="00D02356" w:rsidP="00D02356">
            <w:pPr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419" w:type="dxa"/>
            <w:shd w:val="clear" w:color="auto" w:fill="auto"/>
            <w:vAlign w:val="center"/>
            <w:hideMark/>
          </w:tcPr>
          <w:p w14:paraId="1B0F28C6" w14:textId="7141F10D" w:rsidR="00D02356" w:rsidRPr="00380C86" w:rsidRDefault="00D02356" w:rsidP="00D0235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串口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2F9BE456" w14:textId="3025FB4C" w:rsidR="00D02356" w:rsidRPr="00380C86" w:rsidRDefault="00D02356" w:rsidP="00D0235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0A9377C2" w14:textId="77777777" w:rsidR="00D02356" w:rsidRPr="00380C86" w:rsidRDefault="00D02356" w:rsidP="00D0235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D02356" w:rsidRPr="00380C86" w14:paraId="0E9E3F1F" w14:textId="77777777" w:rsidTr="00433FE2">
        <w:trPr>
          <w:trHeight w:val="561"/>
        </w:trPr>
        <w:tc>
          <w:tcPr>
            <w:tcW w:w="704" w:type="dxa"/>
            <w:vMerge/>
            <w:shd w:val="clear" w:color="auto" w:fill="auto"/>
            <w:vAlign w:val="center"/>
            <w:hideMark/>
          </w:tcPr>
          <w:p w14:paraId="24812852" w14:textId="77777777" w:rsidR="00D02356" w:rsidRPr="00380C86" w:rsidRDefault="00D02356" w:rsidP="00D0235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17" w:type="dxa"/>
            <w:vMerge/>
            <w:shd w:val="clear" w:color="auto" w:fill="auto"/>
            <w:vAlign w:val="center"/>
            <w:hideMark/>
          </w:tcPr>
          <w:p w14:paraId="09F4947B" w14:textId="77777777" w:rsidR="00D02356" w:rsidRPr="00380C86" w:rsidRDefault="00D02356" w:rsidP="00D0235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419" w:type="dxa"/>
            <w:shd w:val="clear" w:color="auto" w:fill="auto"/>
            <w:vAlign w:val="center"/>
            <w:hideMark/>
          </w:tcPr>
          <w:p w14:paraId="06F0D920" w14:textId="06FD0250" w:rsidR="00D02356" w:rsidRPr="00380C86" w:rsidRDefault="00D02356" w:rsidP="00D0235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VGA或HDMI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0C65B11" w14:textId="248F1DD4" w:rsidR="00D02356" w:rsidRPr="00380C86" w:rsidRDefault="00D02356" w:rsidP="00D02356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</w:tcPr>
          <w:p w14:paraId="34A08F17" w14:textId="1AD19201" w:rsidR="00D02356" w:rsidRPr="00380C86" w:rsidRDefault="00D02356" w:rsidP="00D02356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</w:tr>
      <w:tr w:rsidR="00F02D54" w:rsidRPr="00F3555F" w14:paraId="63922D26" w14:textId="77777777" w:rsidTr="008A1813">
        <w:trPr>
          <w:trHeight w:val="561"/>
        </w:trPr>
        <w:tc>
          <w:tcPr>
            <w:tcW w:w="5240" w:type="dxa"/>
            <w:gridSpan w:val="3"/>
            <w:shd w:val="clear" w:color="auto" w:fill="DAEEF3" w:themeFill="accent5" w:themeFillTint="33"/>
            <w:vAlign w:val="center"/>
            <w:hideMark/>
          </w:tcPr>
          <w:p w14:paraId="67E852F7" w14:textId="77777777" w:rsidR="00F02D54" w:rsidRPr="00380C86" w:rsidRDefault="00F02D54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其他</w:t>
            </w:r>
            <w:r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配件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  <w:hideMark/>
          </w:tcPr>
          <w:p w14:paraId="56C3AB3D" w14:textId="77777777" w:rsidR="00F02D54" w:rsidRPr="00380C86" w:rsidRDefault="00F02D54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单套数量</w:t>
            </w:r>
          </w:p>
        </w:tc>
        <w:tc>
          <w:tcPr>
            <w:tcW w:w="1740" w:type="dxa"/>
            <w:shd w:val="clear" w:color="auto" w:fill="DAEEF3" w:themeFill="accent5" w:themeFillTint="33"/>
            <w:vAlign w:val="center"/>
            <w:hideMark/>
          </w:tcPr>
          <w:p w14:paraId="2B8D3760" w14:textId="77777777" w:rsidR="00F02D54" w:rsidRPr="00F3555F" w:rsidRDefault="00F02D54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F3555F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2A3D1E" w:rsidRPr="00380C86" w14:paraId="2E045357" w14:textId="77777777" w:rsidTr="008A1813">
        <w:trPr>
          <w:trHeight w:val="720"/>
        </w:trPr>
        <w:tc>
          <w:tcPr>
            <w:tcW w:w="704" w:type="dxa"/>
            <w:shd w:val="clear" w:color="auto" w:fill="auto"/>
            <w:vAlign w:val="center"/>
            <w:hideMark/>
          </w:tcPr>
          <w:p w14:paraId="79DAEB62" w14:textId="77777777" w:rsidR="002A3D1E" w:rsidRPr="00380C86" w:rsidRDefault="002A3D1E" w:rsidP="002A3D1E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117" w:type="dxa"/>
            <w:shd w:val="clear" w:color="auto" w:fill="auto"/>
            <w:vAlign w:val="center"/>
            <w:hideMark/>
          </w:tcPr>
          <w:p w14:paraId="5E8513F9" w14:textId="24F76D8B" w:rsidR="002A3D1E" w:rsidRPr="00380C86" w:rsidRDefault="002A3D1E" w:rsidP="002A3D1E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屏幕</w:t>
            </w:r>
          </w:p>
        </w:tc>
        <w:tc>
          <w:tcPr>
            <w:tcW w:w="3419" w:type="dxa"/>
            <w:shd w:val="clear" w:color="auto" w:fill="auto"/>
            <w:vAlign w:val="center"/>
            <w:hideMark/>
          </w:tcPr>
          <w:p w14:paraId="325C1D96" w14:textId="70377B31" w:rsidR="002A3D1E" w:rsidRPr="00380C86" w:rsidRDefault="002A3D1E" w:rsidP="002A3D1E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TFT-LCD触摸屏、竖屏、12.1寸、16:9、分辨率1280x800、10点触摸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12E7CD13" w14:textId="4AA93CA9" w:rsidR="002A3D1E" w:rsidRPr="00380C86" w:rsidRDefault="002A3D1E" w:rsidP="002A3D1E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61B3139D" w14:textId="59B7B1E3" w:rsidR="002A3D1E" w:rsidRPr="00380C86" w:rsidRDefault="002A3D1E" w:rsidP="002A3D1E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</w:tr>
      <w:tr w:rsidR="002A3D1E" w:rsidRPr="00380C86" w14:paraId="12038529" w14:textId="77777777" w:rsidTr="008A1813">
        <w:trPr>
          <w:trHeight w:val="1080"/>
        </w:trPr>
        <w:tc>
          <w:tcPr>
            <w:tcW w:w="704" w:type="dxa"/>
            <w:shd w:val="clear" w:color="auto" w:fill="auto"/>
            <w:vAlign w:val="center"/>
            <w:hideMark/>
          </w:tcPr>
          <w:p w14:paraId="76FDFA42" w14:textId="77777777" w:rsidR="002A3D1E" w:rsidRPr="00380C86" w:rsidRDefault="002A3D1E" w:rsidP="002A3D1E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117" w:type="dxa"/>
            <w:shd w:val="clear" w:color="auto" w:fill="auto"/>
            <w:vAlign w:val="center"/>
            <w:hideMark/>
          </w:tcPr>
          <w:p w14:paraId="0876A506" w14:textId="79C24274" w:rsidR="002A3D1E" w:rsidRPr="00380C86" w:rsidRDefault="002A3D1E" w:rsidP="002A3D1E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登机牌扫描枪</w:t>
            </w:r>
          </w:p>
        </w:tc>
        <w:tc>
          <w:tcPr>
            <w:tcW w:w="3419" w:type="dxa"/>
            <w:shd w:val="clear" w:color="auto" w:fill="auto"/>
            <w:vAlign w:val="center"/>
            <w:hideMark/>
          </w:tcPr>
          <w:p w14:paraId="4AA59226" w14:textId="4E30CA1A" w:rsidR="002A3D1E" w:rsidRPr="00380C86" w:rsidRDefault="002A3D1E" w:rsidP="002A3D1E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串口 支持Linux系统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4CE493C5" w14:textId="0F6197E1" w:rsidR="002A3D1E" w:rsidRPr="00380C86" w:rsidRDefault="002A3D1E" w:rsidP="002A3D1E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7805CFD8" w14:textId="459898C5" w:rsidR="002A3D1E" w:rsidRPr="00380C86" w:rsidRDefault="002A3D1E" w:rsidP="002A3D1E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</w:tr>
      <w:tr w:rsidR="002A3D1E" w:rsidRPr="00380C86" w14:paraId="752420F5" w14:textId="77777777" w:rsidTr="008A1813">
        <w:trPr>
          <w:trHeight w:val="1080"/>
        </w:trPr>
        <w:tc>
          <w:tcPr>
            <w:tcW w:w="704" w:type="dxa"/>
            <w:shd w:val="clear" w:color="auto" w:fill="auto"/>
            <w:vAlign w:val="center"/>
          </w:tcPr>
          <w:p w14:paraId="48F720D3" w14:textId="5128D01D" w:rsidR="002A3D1E" w:rsidRPr="00380C86" w:rsidRDefault="009D3A78" w:rsidP="002A3D1E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kern w:val="0"/>
                <w:sz w:val="22"/>
                <w:szCs w:val="22"/>
              </w:rPr>
              <w:lastRenderedPageBreak/>
              <w:t>3</w:t>
            </w:r>
          </w:p>
        </w:tc>
        <w:tc>
          <w:tcPr>
            <w:tcW w:w="1117" w:type="dxa"/>
            <w:shd w:val="clear" w:color="auto" w:fill="auto"/>
            <w:vAlign w:val="center"/>
          </w:tcPr>
          <w:p w14:paraId="4BB3296D" w14:textId="2E0C52F4" w:rsidR="002A3D1E" w:rsidRPr="00380C86" w:rsidRDefault="002A3D1E" w:rsidP="002A3D1E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8口交换机</w:t>
            </w:r>
          </w:p>
        </w:tc>
        <w:tc>
          <w:tcPr>
            <w:tcW w:w="3419" w:type="dxa"/>
            <w:shd w:val="clear" w:color="auto" w:fill="auto"/>
            <w:vAlign w:val="center"/>
          </w:tcPr>
          <w:p w14:paraId="33490E38" w14:textId="29D727AB" w:rsidR="002A3D1E" w:rsidRPr="00380C86" w:rsidRDefault="002A3D1E" w:rsidP="002A3D1E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10/100M工业级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4B34919" w14:textId="3E199A78" w:rsidR="002A3D1E" w:rsidRPr="00380C86" w:rsidRDefault="002A3D1E" w:rsidP="002A3D1E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</w:tcPr>
          <w:p w14:paraId="3D07F3E3" w14:textId="77777777" w:rsidR="002A3D1E" w:rsidRPr="00380C86" w:rsidRDefault="002A3D1E" w:rsidP="002A3D1E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</w:tr>
    </w:tbl>
    <w:p w14:paraId="5A563F8D" w14:textId="746F64CC" w:rsidR="00CE30AD" w:rsidRDefault="00CE30AD" w:rsidP="00DC4D8A"/>
    <w:p w14:paraId="19FD2A58" w14:textId="0515A7AA" w:rsidR="008375B8" w:rsidRPr="00F3555F" w:rsidRDefault="008375B8" w:rsidP="008375B8">
      <w:pPr>
        <w:jc w:val="center"/>
        <w:rPr>
          <w:b/>
          <w:sz w:val="21"/>
        </w:rPr>
      </w:pPr>
      <w:r w:rsidRPr="00F3555F">
        <w:rPr>
          <w:rFonts w:hint="eastAsia"/>
          <w:b/>
          <w:sz w:val="21"/>
        </w:rPr>
        <w:t>表</w:t>
      </w:r>
      <w:r>
        <w:rPr>
          <w:rFonts w:hint="eastAsia"/>
          <w:b/>
          <w:sz w:val="21"/>
        </w:rPr>
        <w:t>2</w:t>
      </w:r>
      <w:r>
        <w:rPr>
          <w:b/>
          <w:sz w:val="21"/>
        </w:rPr>
        <w:t xml:space="preserve">.4 </w:t>
      </w:r>
      <w:r>
        <w:rPr>
          <w:rFonts w:hint="eastAsia"/>
          <w:b/>
          <w:sz w:val="21"/>
        </w:rPr>
        <w:t>X光机前-配置需求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1117"/>
        <w:gridCol w:w="3419"/>
        <w:gridCol w:w="1701"/>
        <w:gridCol w:w="1740"/>
      </w:tblGrid>
      <w:tr w:rsidR="002C10C9" w:rsidRPr="00380C86" w14:paraId="276A4585" w14:textId="77777777" w:rsidTr="008A1813">
        <w:trPr>
          <w:trHeight w:val="660"/>
        </w:trPr>
        <w:tc>
          <w:tcPr>
            <w:tcW w:w="704" w:type="dxa"/>
            <w:shd w:val="clear" w:color="auto" w:fill="auto"/>
            <w:vAlign w:val="center"/>
            <w:hideMark/>
          </w:tcPr>
          <w:p w14:paraId="639C071D" w14:textId="77777777" w:rsidR="002C10C9" w:rsidRPr="00380C86" w:rsidRDefault="002C10C9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117" w:type="dxa"/>
            <w:shd w:val="clear" w:color="auto" w:fill="auto"/>
            <w:vAlign w:val="center"/>
            <w:hideMark/>
          </w:tcPr>
          <w:p w14:paraId="73C9C769" w14:textId="77777777" w:rsidR="002C10C9" w:rsidRPr="00380C86" w:rsidRDefault="002C10C9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项目</w:t>
            </w:r>
          </w:p>
        </w:tc>
        <w:tc>
          <w:tcPr>
            <w:tcW w:w="3419" w:type="dxa"/>
            <w:shd w:val="clear" w:color="auto" w:fill="auto"/>
            <w:vAlign w:val="center"/>
            <w:hideMark/>
          </w:tcPr>
          <w:p w14:paraId="1EF40C38" w14:textId="77777777" w:rsidR="002C10C9" w:rsidRPr="00380C86" w:rsidRDefault="002C10C9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参数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13858A9A" w14:textId="77777777" w:rsidR="002C10C9" w:rsidRPr="00380C86" w:rsidRDefault="002C10C9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数量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0522E9A6" w14:textId="77777777" w:rsidR="002C10C9" w:rsidRPr="00380C86" w:rsidRDefault="002C10C9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2C10C9" w:rsidRPr="00380C86" w14:paraId="2EB426B6" w14:textId="77777777" w:rsidTr="008A1813">
        <w:trPr>
          <w:trHeight w:val="459"/>
        </w:trPr>
        <w:tc>
          <w:tcPr>
            <w:tcW w:w="5240" w:type="dxa"/>
            <w:gridSpan w:val="3"/>
            <w:shd w:val="clear" w:color="auto" w:fill="DAEEF3" w:themeFill="accent5" w:themeFillTint="33"/>
            <w:vAlign w:val="center"/>
            <w:hideMark/>
          </w:tcPr>
          <w:p w14:paraId="32F9CC58" w14:textId="77777777" w:rsidR="002C10C9" w:rsidRPr="00380C86" w:rsidRDefault="002C10C9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工控板X86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  <w:hideMark/>
          </w:tcPr>
          <w:p w14:paraId="34211B52" w14:textId="77777777" w:rsidR="002C10C9" w:rsidRPr="00380C86" w:rsidRDefault="002C10C9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单套数量</w:t>
            </w:r>
          </w:p>
        </w:tc>
        <w:tc>
          <w:tcPr>
            <w:tcW w:w="1740" w:type="dxa"/>
            <w:shd w:val="clear" w:color="auto" w:fill="DAEEF3" w:themeFill="accent5" w:themeFillTint="33"/>
            <w:vAlign w:val="center"/>
            <w:hideMark/>
          </w:tcPr>
          <w:p w14:paraId="7521D9F9" w14:textId="0F5B4690" w:rsidR="002C10C9" w:rsidRPr="00380C86" w:rsidRDefault="002C10C9" w:rsidP="008A1813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</w:tr>
      <w:tr w:rsidR="002C10C9" w:rsidRPr="00380C86" w14:paraId="48A034DC" w14:textId="77777777" w:rsidTr="00956762">
        <w:trPr>
          <w:trHeight w:val="519"/>
        </w:trPr>
        <w:tc>
          <w:tcPr>
            <w:tcW w:w="704" w:type="dxa"/>
            <w:shd w:val="clear" w:color="auto" w:fill="auto"/>
            <w:vAlign w:val="center"/>
          </w:tcPr>
          <w:p w14:paraId="503DD454" w14:textId="015531BA" w:rsidR="002C10C9" w:rsidRPr="00380C86" w:rsidRDefault="002C10C9" w:rsidP="002C10C9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17" w:type="dxa"/>
            <w:shd w:val="clear" w:color="auto" w:fill="auto"/>
            <w:vAlign w:val="center"/>
          </w:tcPr>
          <w:p w14:paraId="6F078DE7" w14:textId="3C614F56" w:rsidR="002C10C9" w:rsidRPr="00380C86" w:rsidRDefault="002C10C9" w:rsidP="002C10C9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操作系统</w:t>
            </w:r>
          </w:p>
        </w:tc>
        <w:tc>
          <w:tcPr>
            <w:tcW w:w="3419" w:type="dxa"/>
            <w:shd w:val="clear" w:color="auto" w:fill="auto"/>
            <w:vAlign w:val="center"/>
          </w:tcPr>
          <w:p w14:paraId="0FDBCCA2" w14:textId="50406DC5" w:rsidR="002C10C9" w:rsidRPr="00380C86" w:rsidRDefault="002C10C9" w:rsidP="002C10C9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Linux Ubuntu 16.04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E46241C" w14:textId="52BFF82E" w:rsidR="002C10C9" w:rsidRPr="00380C86" w:rsidRDefault="002C10C9" w:rsidP="002C10C9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</w:tcPr>
          <w:p w14:paraId="63E44E64" w14:textId="43E56429" w:rsidR="002C10C9" w:rsidRPr="00380C86" w:rsidRDefault="002C10C9" w:rsidP="002C10C9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</w:tr>
      <w:tr w:rsidR="002C10C9" w:rsidRPr="00380C86" w14:paraId="63185A5C" w14:textId="77777777" w:rsidTr="00956762">
        <w:trPr>
          <w:trHeight w:val="561"/>
        </w:trPr>
        <w:tc>
          <w:tcPr>
            <w:tcW w:w="704" w:type="dxa"/>
            <w:shd w:val="clear" w:color="auto" w:fill="auto"/>
            <w:vAlign w:val="center"/>
          </w:tcPr>
          <w:p w14:paraId="4518B04B" w14:textId="7C2D7ADE" w:rsidR="002C10C9" w:rsidRPr="00380C86" w:rsidRDefault="002C10C9" w:rsidP="002C10C9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17" w:type="dxa"/>
            <w:shd w:val="clear" w:color="auto" w:fill="auto"/>
            <w:vAlign w:val="center"/>
          </w:tcPr>
          <w:p w14:paraId="5F2FF4F3" w14:textId="77CFA024" w:rsidR="002C10C9" w:rsidRPr="00380C86" w:rsidRDefault="002C10C9" w:rsidP="002C10C9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CPU</w:t>
            </w:r>
          </w:p>
        </w:tc>
        <w:tc>
          <w:tcPr>
            <w:tcW w:w="3419" w:type="dxa"/>
            <w:shd w:val="clear" w:color="auto" w:fill="auto"/>
            <w:vAlign w:val="center"/>
          </w:tcPr>
          <w:p w14:paraId="4DD507F6" w14:textId="29A0DFD8" w:rsidR="002C10C9" w:rsidRPr="00380C86" w:rsidRDefault="002C10C9" w:rsidP="002C10C9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Inter I3系列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09F419C" w14:textId="1BB820DC" w:rsidR="002C10C9" w:rsidRPr="00380C86" w:rsidRDefault="002C10C9" w:rsidP="002C10C9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</w:tcPr>
          <w:p w14:paraId="78A4BDF5" w14:textId="1AA5AB0D" w:rsidR="002C10C9" w:rsidRPr="00380C86" w:rsidRDefault="002C10C9" w:rsidP="002C10C9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</w:tr>
      <w:tr w:rsidR="002C10C9" w:rsidRPr="00380C86" w14:paraId="348073DF" w14:textId="77777777" w:rsidTr="00956762">
        <w:trPr>
          <w:trHeight w:val="579"/>
        </w:trPr>
        <w:tc>
          <w:tcPr>
            <w:tcW w:w="704" w:type="dxa"/>
            <w:shd w:val="clear" w:color="auto" w:fill="auto"/>
            <w:vAlign w:val="center"/>
          </w:tcPr>
          <w:p w14:paraId="384F78A1" w14:textId="733F6AE7" w:rsidR="002C10C9" w:rsidRPr="00380C86" w:rsidRDefault="002C10C9" w:rsidP="002C10C9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17" w:type="dxa"/>
            <w:shd w:val="clear" w:color="auto" w:fill="auto"/>
            <w:vAlign w:val="center"/>
          </w:tcPr>
          <w:p w14:paraId="5BD37FF8" w14:textId="62F51A6D" w:rsidR="002C10C9" w:rsidRPr="00380C86" w:rsidRDefault="002C10C9" w:rsidP="002C10C9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内存</w:t>
            </w:r>
          </w:p>
        </w:tc>
        <w:tc>
          <w:tcPr>
            <w:tcW w:w="3419" w:type="dxa"/>
            <w:shd w:val="clear" w:color="auto" w:fill="auto"/>
            <w:vAlign w:val="center"/>
          </w:tcPr>
          <w:p w14:paraId="5BE131DF" w14:textId="01D16507" w:rsidR="002C10C9" w:rsidRPr="00380C86" w:rsidRDefault="002C10C9" w:rsidP="002C10C9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DDR4 4G及以上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9431D9D" w14:textId="591D6D7F" w:rsidR="002C10C9" w:rsidRPr="00380C86" w:rsidRDefault="002C10C9" w:rsidP="002C10C9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</w:tcPr>
          <w:p w14:paraId="4ED3F590" w14:textId="2F140B1A" w:rsidR="002C10C9" w:rsidRPr="00380C86" w:rsidRDefault="002C10C9" w:rsidP="002C10C9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</w:tr>
      <w:tr w:rsidR="002C10C9" w:rsidRPr="00380C86" w14:paraId="44119C9A" w14:textId="77777777" w:rsidTr="00956762">
        <w:trPr>
          <w:trHeight w:val="540"/>
        </w:trPr>
        <w:tc>
          <w:tcPr>
            <w:tcW w:w="704" w:type="dxa"/>
            <w:shd w:val="clear" w:color="auto" w:fill="auto"/>
            <w:vAlign w:val="center"/>
          </w:tcPr>
          <w:p w14:paraId="3EEA14B1" w14:textId="7003A0D6" w:rsidR="002C10C9" w:rsidRPr="00380C86" w:rsidRDefault="002C10C9" w:rsidP="002C10C9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17" w:type="dxa"/>
            <w:shd w:val="clear" w:color="auto" w:fill="auto"/>
            <w:vAlign w:val="center"/>
          </w:tcPr>
          <w:p w14:paraId="3528AC9C" w14:textId="563E1865" w:rsidR="002C10C9" w:rsidRPr="00380C86" w:rsidRDefault="002C10C9" w:rsidP="002C10C9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FLASH</w:t>
            </w:r>
          </w:p>
        </w:tc>
        <w:tc>
          <w:tcPr>
            <w:tcW w:w="3419" w:type="dxa"/>
            <w:shd w:val="clear" w:color="auto" w:fill="auto"/>
            <w:vAlign w:val="center"/>
          </w:tcPr>
          <w:p w14:paraId="74729C22" w14:textId="58FE8491" w:rsidR="002C10C9" w:rsidRPr="00380C86" w:rsidRDefault="002C10C9" w:rsidP="002C10C9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固态硬盘64G及以上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BDCBEC8" w14:textId="3730A0F1" w:rsidR="002C10C9" w:rsidRPr="00380C86" w:rsidRDefault="002C10C9" w:rsidP="002C10C9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</w:tcPr>
          <w:p w14:paraId="0E8FF75E" w14:textId="3C7904E3" w:rsidR="002C10C9" w:rsidRPr="00380C86" w:rsidRDefault="002C10C9" w:rsidP="002C10C9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</w:tr>
      <w:tr w:rsidR="002C10C9" w:rsidRPr="00380C86" w14:paraId="51A77D93" w14:textId="77777777" w:rsidTr="008A1813">
        <w:trPr>
          <w:trHeight w:val="561"/>
        </w:trPr>
        <w:tc>
          <w:tcPr>
            <w:tcW w:w="704" w:type="dxa"/>
            <w:vMerge w:val="restart"/>
            <w:shd w:val="clear" w:color="auto" w:fill="auto"/>
            <w:vAlign w:val="center"/>
          </w:tcPr>
          <w:p w14:paraId="72B19669" w14:textId="273AAED6" w:rsidR="002C10C9" w:rsidRPr="00380C86" w:rsidRDefault="002C10C9" w:rsidP="002C10C9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117" w:type="dxa"/>
            <w:vMerge w:val="restart"/>
            <w:shd w:val="clear" w:color="auto" w:fill="auto"/>
            <w:vAlign w:val="center"/>
          </w:tcPr>
          <w:p w14:paraId="21E42B83" w14:textId="16C543F8" w:rsidR="002C10C9" w:rsidRPr="00380C86" w:rsidRDefault="002C10C9" w:rsidP="002C10C9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kern w:val="0"/>
                <w:sz w:val="22"/>
                <w:szCs w:val="22"/>
              </w:rPr>
              <w:t>需求接口</w:t>
            </w:r>
          </w:p>
        </w:tc>
        <w:tc>
          <w:tcPr>
            <w:tcW w:w="3419" w:type="dxa"/>
            <w:shd w:val="clear" w:color="auto" w:fill="auto"/>
            <w:vAlign w:val="center"/>
          </w:tcPr>
          <w:p w14:paraId="496613AF" w14:textId="5F9B1777" w:rsidR="002C10C9" w:rsidRPr="00380C86" w:rsidRDefault="002C10C9" w:rsidP="002C10C9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RJ45：至少支持100M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C0E0B45" w14:textId="5BE008DF" w:rsidR="002C10C9" w:rsidRPr="00380C86" w:rsidRDefault="002C10C9" w:rsidP="002C10C9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</w:tcPr>
          <w:p w14:paraId="71D34914" w14:textId="608D898C" w:rsidR="002C10C9" w:rsidRPr="00380C86" w:rsidRDefault="002C10C9" w:rsidP="002C10C9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</w:tr>
      <w:tr w:rsidR="002C10C9" w:rsidRPr="00380C86" w14:paraId="4019ACA9" w14:textId="77777777" w:rsidTr="008A1813">
        <w:trPr>
          <w:trHeight w:val="561"/>
        </w:trPr>
        <w:tc>
          <w:tcPr>
            <w:tcW w:w="704" w:type="dxa"/>
            <w:vMerge/>
            <w:shd w:val="clear" w:color="auto" w:fill="auto"/>
            <w:vAlign w:val="center"/>
          </w:tcPr>
          <w:p w14:paraId="21894D3E" w14:textId="77777777" w:rsidR="002C10C9" w:rsidRPr="00380C86" w:rsidRDefault="002C10C9" w:rsidP="002C10C9">
            <w:pPr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17" w:type="dxa"/>
            <w:vMerge/>
            <w:shd w:val="clear" w:color="auto" w:fill="auto"/>
            <w:vAlign w:val="center"/>
          </w:tcPr>
          <w:p w14:paraId="2B64F906" w14:textId="77777777" w:rsidR="002C10C9" w:rsidRPr="00380C86" w:rsidRDefault="002C10C9" w:rsidP="002C10C9">
            <w:pPr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419" w:type="dxa"/>
            <w:shd w:val="clear" w:color="auto" w:fill="auto"/>
            <w:vAlign w:val="center"/>
          </w:tcPr>
          <w:p w14:paraId="5BB2292E" w14:textId="3CC12848" w:rsidR="002C10C9" w:rsidRPr="00380C86" w:rsidRDefault="002C10C9" w:rsidP="002C10C9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USB2.0及以上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CE2A6EC" w14:textId="593320C1" w:rsidR="002C10C9" w:rsidRPr="00380C86" w:rsidRDefault="002C10C9" w:rsidP="002C10C9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4</w:t>
            </w:r>
          </w:p>
        </w:tc>
        <w:tc>
          <w:tcPr>
            <w:tcW w:w="1740" w:type="dxa"/>
            <w:shd w:val="clear" w:color="auto" w:fill="auto"/>
            <w:vAlign w:val="center"/>
          </w:tcPr>
          <w:p w14:paraId="7E2A8412" w14:textId="5307FC54" w:rsidR="002C10C9" w:rsidRPr="00380C86" w:rsidRDefault="002C10C9" w:rsidP="002C10C9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</w:tr>
      <w:tr w:rsidR="002C10C9" w:rsidRPr="00380C86" w14:paraId="5AB882D0" w14:textId="77777777" w:rsidTr="008A1813">
        <w:trPr>
          <w:trHeight w:val="561"/>
        </w:trPr>
        <w:tc>
          <w:tcPr>
            <w:tcW w:w="704" w:type="dxa"/>
            <w:vMerge/>
            <w:shd w:val="clear" w:color="auto" w:fill="auto"/>
            <w:vAlign w:val="center"/>
          </w:tcPr>
          <w:p w14:paraId="3401AEA1" w14:textId="77777777" w:rsidR="002C10C9" w:rsidRPr="00380C86" w:rsidRDefault="002C10C9" w:rsidP="002C10C9">
            <w:pPr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17" w:type="dxa"/>
            <w:vMerge/>
            <w:shd w:val="clear" w:color="auto" w:fill="auto"/>
            <w:vAlign w:val="center"/>
          </w:tcPr>
          <w:p w14:paraId="3F952B28" w14:textId="77777777" w:rsidR="002C10C9" w:rsidRPr="00380C86" w:rsidRDefault="002C10C9" w:rsidP="002C10C9">
            <w:pPr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419" w:type="dxa"/>
            <w:shd w:val="clear" w:color="auto" w:fill="auto"/>
            <w:vAlign w:val="center"/>
          </w:tcPr>
          <w:p w14:paraId="58A5811C" w14:textId="197C7AB6" w:rsidR="002C10C9" w:rsidRPr="00380C86" w:rsidRDefault="002C10C9" w:rsidP="002C10C9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USB3.0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056F85F" w14:textId="577C4F7D" w:rsidR="002C10C9" w:rsidRPr="00380C86" w:rsidRDefault="002C10C9" w:rsidP="002C10C9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</w:tcPr>
          <w:p w14:paraId="03832F41" w14:textId="51F09510" w:rsidR="002C10C9" w:rsidRPr="00380C86" w:rsidRDefault="002C10C9" w:rsidP="002C10C9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</w:tr>
      <w:tr w:rsidR="002C10C9" w:rsidRPr="00380C86" w14:paraId="290625A1" w14:textId="77777777" w:rsidTr="008A1813">
        <w:trPr>
          <w:trHeight w:val="561"/>
        </w:trPr>
        <w:tc>
          <w:tcPr>
            <w:tcW w:w="704" w:type="dxa"/>
            <w:vMerge/>
            <w:shd w:val="clear" w:color="auto" w:fill="auto"/>
            <w:vAlign w:val="center"/>
          </w:tcPr>
          <w:p w14:paraId="737F5A39" w14:textId="77777777" w:rsidR="002C10C9" w:rsidRPr="00380C86" w:rsidRDefault="002C10C9" w:rsidP="002C10C9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17" w:type="dxa"/>
            <w:vMerge/>
            <w:shd w:val="clear" w:color="auto" w:fill="auto"/>
            <w:vAlign w:val="center"/>
          </w:tcPr>
          <w:p w14:paraId="77B535CA" w14:textId="77777777" w:rsidR="002C10C9" w:rsidRPr="00380C86" w:rsidRDefault="002C10C9" w:rsidP="002C10C9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419" w:type="dxa"/>
            <w:shd w:val="clear" w:color="auto" w:fill="auto"/>
            <w:vAlign w:val="center"/>
          </w:tcPr>
          <w:p w14:paraId="7DDD7499" w14:textId="5702512A" w:rsidR="002C10C9" w:rsidRPr="00380C86" w:rsidRDefault="002C10C9" w:rsidP="002C10C9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串口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3CF1947" w14:textId="0EF0A189" w:rsidR="002C10C9" w:rsidRPr="00380C86" w:rsidRDefault="002C10C9" w:rsidP="002C10C9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</w:tcPr>
          <w:p w14:paraId="2B0990D6" w14:textId="58A81F08" w:rsidR="002C10C9" w:rsidRPr="00380C86" w:rsidRDefault="002C10C9" w:rsidP="002C10C9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</w:tr>
      <w:tr w:rsidR="002C10C9" w:rsidRPr="00380C86" w14:paraId="5D92960E" w14:textId="77777777" w:rsidTr="002C10C9">
        <w:trPr>
          <w:trHeight w:val="561"/>
        </w:trPr>
        <w:tc>
          <w:tcPr>
            <w:tcW w:w="704" w:type="dxa"/>
            <w:vMerge/>
            <w:shd w:val="clear" w:color="auto" w:fill="auto"/>
            <w:vAlign w:val="center"/>
          </w:tcPr>
          <w:p w14:paraId="4BB0C03F" w14:textId="77777777" w:rsidR="002C10C9" w:rsidRPr="00380C86" w:rsidRDefault="002C10C9" w:rsidP="002C10C9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17" w:type="dxa"/>
            <w:vMerge/>
            <w:shd w:val="clear" w:color="auto" w:fill="auto"/>
            <w:vAlign w:val="center"/>
          </w:tcPr>
          <w:p w14:paraId="56CC125E" w14:textId="77777777" w:rsidR="002C10C9" w:rsidRPr="00380C86" w:rsidRDefault="002C10C9" w:rsidP="002C10C9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419" w:type="dxa"/>
            <w:shd w:val="clear" w:color="auto" w:fill="auto"/>
            <w:vAlign w:val="center"/>
          </w:tcPr>
          <w:p w14:paraId="6DE9860C" w14:textId="4071C01D" w:rsidR="002C10C9" w:rsidRPr="00380C86" w:rsidRDefault="002C10C9" w:rsidP="002C10C9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VGA或HDMI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2C87BC3" w14:textId="66E3ECFA" w:rsidR="002C10C9" w:rsidRPr="00380C86" w:rsidRDefault="002C10C9" w:rsidP="002C10C9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</w:tcPr>
          <w:p w14:paraId="5040B5FD" w14:textId="77777777" w:rsidR="002C10C9" w:rsidRPr="00380C86" w:rsidRDefault="002C10C9" w:rsidP="002C10C9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</w:tr>
      <w:tr w:rsidR="002C10C9" w:rsidRPr="00F3555F" w14:paraId="3F6D673A" w14:textId="77777777" w:rsidTr="008A1813">
        <w:trPr>
          <w:trHeight w:val="561"/>
        </w:trPr>
        <w:tc>
          <w:tcPr>
            <w:tcW w:w="5240" w:type="dxa"/>
            <w:gridSpan w:val="3"/>
            <w:shd w:val="clear" w:color="auto" w:fill="DAEEF3" w:themeFill="accent5" w:themeFillTint="33"/>
            <w:vAlign w:val="center"/>
            <w:hideMark/>
          </w:tcPr>
          <w:p w14:paraId="6BDE5AB1" w14:textId="77777777" w:rsidR="002C10C9" w:rsidRPr="00380C86" w:rsidRDefault="002C10C9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其他</w:t>
            </w:r>
            <w:r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配件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  <w:hideMark/>
          </w:tcPr>
          <w:p w14:paraId="4C4A23E6" w14:textId="77777777" w:rsidR="002C10C9" w:rsidRPr="00380C86" w:rsidRDefault="002C10C9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单套数量</w:t>
            </w:r>
          </w:p>
        </w:tc>
        <w:tc>
          <w:tcPr>
            <w:tcW w:w="1740" w:type="dxa"/>
            <w:shd w:val="clear" w:color="auto" w:fill="DAEEF3" w:themeFill="accent5" w:themeFillTint="33"/>
            <w:vAlign w:val="center"/>
            <w:hideMark/>
          </w:tcPr>
          <w:p w14:paraId="53500219" w14:textId="77777777" w:rsidR="002C10C9" w:rsidRPr="00F3555F" w:rsidRDefault="002C10C9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F3555F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2E02EE" w:rsidRPr="00380C86" w14:paraId="20734B27" w14:textId="77777777" w:rsidTr="00956762">
        <w:trPr>
          <w:trHeight w:val="720"/>
        </w:trPr>
        <w:tc>
          <w:tcPr>
            <w:tcW w:w="704" w:type="dxa"/>
            <w:shd w:val="clear" w:color="auto" w:fill="auto"/>
            <w:vAlign w:val="center"/>
          </w:tcPr>
          <w:p w14:paraId="631DF65B" w14:textId="792FBC43" w:rsidR="002E02EE" w:rsidRPr="00380C86" w:rsidRDefault="002E02EE" w:rsidP="002E02EE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17" w:type="dxa"/>
            <w:shd w:val="clear" w:color="auto" w:fill="auto"/>
            <w:vAlign w:val="center"/>
          </w:tcPr>
          <w:p w14:paraId="0F80FC8B" w14:textId="375644DC" w:rsidR="002E02EE" w:rsidRPr="00380C86" w:rsidRDefault="002E02EE" w:rsidP="002E02EE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隐藏式屏幕</w:t>
            </w:r>
          </w:p>
        </w:tc>
        <w:tc>
          <w:tcPr>
            <w:tcW w:w="3419" w:type="dxa"/>
            <w:shd w:val="clear" w:color="auto" w:fill="auto"/>
            <w:vAlign w:val="center"/>
          </w:tcPr>
          <w:p w14:paraId="62652128" w14:textId="039C82C5" w:rsidR="002E02EE" w:rsidRPr="00380C86" w:rsidRDefault="002E02EE" w:rsidP="002E02EE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横屏、8.4寸、分辨率800x600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CB5F25E" w14:textId="265160B0" w:rsidR="002E02EE" w:rsidRPr="00380C86" w:rsidRDefault="002E02EE" w:rsidP="002E02EE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</w:tcPr>
          <w:p w14:paraId="4B1FDD22" w14:textId="1AF6FE5B" w:rsidR="002E02EE" w:rsidRPr="00380C86" w:rsidRDefault="002E02EE" w:rsidP="002E02EE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调试使用</w:t>
            </w:r>
          </w:p>
        </w:tc>
      </w:tr>
      <w:tr w:rsidR="002E02EE" w:rsidRPr="00380C86" w14:paraId="6A557D5D" w14:textId="77777777" w:rsidTr="00956762">
        <w:trPr>
          <w:trHeight w:val="1080"/>
        </w:trPr>
        <w:tc>
          <w:tcPr>
            <w:tcW w:w="704" w:type="dxa"/>
            <w:shd w:val="clear" w:color="auto" w:fill="auto"/>
            <w:vAlign w:val="center"/>
          </w:tcPr>
          <w:p w14:paraId="0216DCEE" w14:textId="1088A84D" w:rsidR="002E02EE" w:rsidRPr="00380C86" w:rsidRDefault="002E02EE" w:rsidP="002E02EE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17" w:type="dxa"/>
            <w:shd w:val="clear" w:color="auto" w:fill="auto"/>
            <w:vAlign w:val="center"/>
          </w:tcPr>
          <w:p w14:paraId="42264E0F" w14:textId="65AD5123" w:rsidR="002E02EE" w:rsidRPr="00380C86" w:rsidRDefault="002E02EE" w:rsidP="002E02EE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摄像头</w:t>
            </w:r>
          </w:p>
        </w:tc>
        <w:tc>
          <w:tcPr>
            <w:tcW w:w="3419" w:type="dxa"/>
            <w:shd w:val="clear" w:color="auto" w:fill="auto"/>
            <w:vAlign w:val="center"/>
          </w:tcPr>
          <w:p w14:paraId="528D66BF" w14:textId="450E8A46" w:rsidR="002E02EE" w:rsidRPr="00380C86" w:rsidRDefault="002E02EE" w:rsidP="002E02EE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USB接口、200W像素、低照度、宽动态，6mm焦距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5ABA14E" w14:textId="59DB821C" w:rsidR="002E02EE" w:rsidRPr="00380C86" w:rsidRDefault="002E02EE" w:rsidP="002E02EE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</w:tcPr>
          <w:p w14:paraId="7457E0BC" w14:textId="551B4E7A" w:rsidR="002E02EE" w:rsidRPr="00380C86" w:rsidRDefault="002E02EE" w:rsidP="002E02EE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向下拍摄</w:t>
            </w:r>
          </w:p>
        </w:tc>
      </w:tr>
      <w:tr w:rsidR="002E02EE" w:rsidRPr="00380C86" w14:paraId="38DC6487" w14:textId="77777777" w:rsidTr="008A1813">
        <w:trPr>
          <w:trHeight w:val="1080"/>
        </w:trPr>
        <w:tc>
          <w:tcPr>
            <w:tcW w:w="704" w:type="dxa"/>
            <w:shd w:val="clear" w:color="auto" w:fill="auto"/>
            <w:vAlign w:val="center"/>
          </w:tcPr>
          <w:p w14:paraId="6CB7365E" w14:textId="139E8427" w:rsidR="002E02EE" w:rsidRPr="00380C86" w:rsidRDefault="002E02EE" w:rsidP="002E02EE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17" w:type="dxa"/>
            <w:shd w:val="clear" w:color="auto" w:fill="auto"/>
            <w:vAlign w:val="center"/>
          </w:tcPr>
          <w:p w14:paraId="4BADAF55" w14:textId="434079E0" w:rsidR="002E02EE" w:rsidRPr="00380C86" w:rsidRDefault="002E02EE" w:rsidP="002E02EE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视频采集卡</w:t>
            </w:r>
          </w:p>
        </w:tc>
        <w:tc>
          <w:tcPr>
            <w:tcW w:w="3419" w:type="dxa"/>
            <w:shd w:val="clear" w:color="auto" w:fill="auto"/>
            <w:vAlign w:val="center"/>
          </w:tcPr>
          <w:p w14:paraId="612C1B08" w14:textId="1B905893" w:rsidR="002E02EE" w:rsidRPr="00380C86" w:rsidRDefault="002E02EE" w:rsidP="002E02EE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USB3.0视频采集卡（HDMI或DVI输入）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415E2DC" w14:textId="0BA2BCD9" w:rsidR="002E02EE" w:rsidRPr="00380C86" w:rsidRDefault="002E02EE" w:rsidP="002E02EE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</w:tcPr>
          <w:p w14:paraId="06AD13C7" w14:textId="7D338235" w:rsidR="002E02EE" w:rsidRPr="00380C86" w:rsidRDefault="002E02EE" w:rsidP="002E02EE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　</w:t>
            </w:r>
          </w:p>
        </w:tc>
      </w:tr>
    </w:tbl>
    <w:p w14:paraId="707AD1EE" w14:textId="5324B69B" w:rsidR="00CE30AD" w:rsidRDefault="00CE30AD" w:rsidP="00DC4D8A"/>
    <w:p w14:paraId="4DD49001" w14:textId="7E62CC93" w:rsidR="00675286" w:rsidRPr="00F3555F" w:rsidRDefault="00675286" w:rsidP="00675286">
      <w:pPr>
        <w:jc w:val="center"/>
        <w:rPr>
          <w:b/>
          <w:sz w:val="21"/>
        </w:rPr>
      </w:pPr>
      <w:r w:rsidRPr="00F3555F">
        <w:rPr>
          <w:rFonts w:hint="eastAsia"/>
          <w:b/>
          <w:sz w:val="21"/>
        </w:rPr>
        <w:t>表</w:t>
      </w:r>
      <w:r>
        <w:rPr>
          <w:rFonts w:hint="eastAsia"/>
          <w:b/>
          <w:sz w:val="21"/>
        </w:rPr>
        <w:t>2</w:t>
      </w:r>
      <w:r>
        <w:rPr>
          <w:b/>
          <w:sz w:val="21"/>
        </w:rPr>
        <w:t xml:space="preserve">.5 </w:t>
      </w:r>
      <w:r>
        <w:rPr>
          <w:rFonts w:hint="eastAsia"/>
          <w:b/>
          <w:sz w:val="21"/>
        </w:rPr>
        <w:t>空筐识别区域-配置需求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1117"/>
        <w:gridCol w:w="3419"/>
        <w:gridCol w:w="1701"/>
        <w:gridCol w:w="1740"/>
      </w:tblGrid>
      <w:tr w:rsidR="00323781" w:rsidRPr="00380C86" w14:paraId="2751183B" w14:textId="77777777" w:rsidTr="008A1813">
        <w:trPr>
          <w:trHeight w:val="660"/>
        </w:trPr>
        <w:tc>
          <w:tcPr>
            <w:tcW w:w="704" w:type="dxa"/>
            <w:shd w:val="clear" w:color="auto" w:fill="auto"/>
            <w:vAlign w:val="center"/>
            <w:hideMark/>
          </w:tcPr>
          <w:p w14:paraId="2B3B0B58" w14:textId="77777777" w:rsidR="00323781" w:rsidRPr="00380C86" w:rsidRDefault="00323781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117" w:type="dxa"/>
            <w:shd w:val="clear" w:color="auto" w:fill="auto"/>
            <w:vAlign w:val="center"/>
            <w:hideMark/>
          </w:tcPr>
          <w:p w14:paraId="132EE79E" w14:textId="77777777" w:rsidR="00323781" w:rsidRPr="00380C86" w:rsidRDefault="00323781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项目</w:t>
            </w:r>
          </w:p>
        </w:tc>
        <w:tc>
          <w:tcPr>
            <w:tcW w:w="3419" w:type="dxa"/>
            <w:shd w:val="clear" w:color="auto" w:fill="auto"/>
            <w:vAlign w:val="center"/>
            <w:hideMark/>
          </w:tcPr>
          <w:p w14:paraId="0978582B" w14:textId="77777777" w:rsidR="00323781" w:rsidRPr="00380C86" w:rsidRDefault="00323781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参数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8DB0CD6" w14:textId="77777777" w:rsidR="00323781" w:rsidRPr="00380C86" w:rsidRDefault="00323781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数量</w:t>
            </w:r>
          </w:p>
        </w:tc>
        <w:tc>
          <w:tcPr>
            <w:tcW w:w="1740" w:type="dxa"/>
            <w:shd w:val="clear" w:color="auto" w:fill="auto"/>
            <w:vAlign w:val="center"/>
            <w:hideMark/>
          </w:tcPr>
          <w:p w14:paraId="368855D2" w14:textId="77777777" w:rsidR="00323781" w:rsidRPr="00380C86" w:rsidRDefault="00323781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323781" w:rsidRPr="00380C86" w14:paraId="26490DEA" w14:textId="77777777" w:rsidTr="008A1813">
        <w:trPr>
          <w:trHeight w:val="459"/>
        </w:trPr>
        <w:tc>
          <w:tcPr>
            <w:tcW w:w="5240" w:type="dxa"/>
            <w:gridSpan w:val="3"/>
            <w:shd w:val="clear" w:color="auto" w:fill="DAEEF3" w:themeFill="accent5" w:themeFillTint="33"/>
            <w:vAlign w:val="center"/>
            <w:hideMark/>
          </w:tcPr>
          <w:p w14:paraId="6D1B5916" w14:textId="77777777" w:rsidR="00323781" w:rsidRPr="00380C86" w:rsidRDefault="00323781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工控板X86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  <w:hideMark/>
          </w:tcPr>
          <w:p w14:paraId="4D359009" w14:textId="77777777" w:rsidR="00323781" w:rsidRPr="00380C86" w:rsidRDefault="00323781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单套数量</w:t>
            </w:r>
          </w:p>
        </w:tc>
        <w:tc>
          <w:tcPr>
            <w:tcW w:w="1740" w:type="dxa"/>
            <w:shd w:val="clear" w:color="auto" w:fill="DAEEF3" w:themeFill="accent5" w:themeFillTint="33"/>
            <w:vAlign w:val="center"/>
            <w:hideMark/>
          </w:tcPr>
          <w:p w14:paraId="1AE38A9B" w14:textId="77777777" w:rsidR="00323781" w:rsidRPr="00380C86" w:rsidRDefault="00323781" w:rsidP="008A1813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</w:tr>
      <w:tr w:rsidR="0079225B" w:rsidRPr="00380C86" w14:paraId="202F1F04" w14:textId="77777777" w:rsidTr="008A1813">
        <w:trPr>
          <w:trHeight w:val="519"/>
        </w:trPr>
        <w:tc>
          <w:tcPr>
            <w:tcW w:w="704" w:type="dxa"/>
            <w:shd w:val="clear" w:color="auto" w:fill="auto"/>
            <w:vAlign w:val="center"/>
          </w:tcPr>
          <w:p w14:paraId="5BA786EC" w14:textId="77777777" w:rsidR="0079225B" w:rsidRPr="00380C86" w:rsidRDefault="0079225B" w:rsidP="0079225B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1</w:t>
            </w:r>
          </w:p>
        </w:tc>
        <w:tc>
          <w:tcPr>
            <w:tcW w:w="1117" w:type="dxa"/>
            <w:shd w:val="clear" w:color="auto" w:fill="auto"/>
            <w:vAlign w:val="center"/>
          </w:tcPr>
          <w:p w14:paraId="44EFFF6C" w14:textId="729C23A6" w:rsidR="0079225B" w:rsidRPr="00380C86" w:rsidRDefault="0079225B" w:rsidP="0079225B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操作系统</w:t>
            </w:r>
          </w:p>
        </w:tc>
        <w:tc>
          <w:tcPr>
            <w:tcW w:w="3419" w:type="dxa"/>
            <w:shd w:val="clear" w:color="auto" w:fill="auto"/>
            <w:vAlign w:val="center"/>
          </w:tcPr>
          <w:p w14:paraId="4626BD75" w14:textId="10DAD6CB" w:rsidR="0079225B" w:rsidRPr="00380C86" w:rsidRDefault="0079225B" w:rsidP="0079225B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Linux Ubuntu 16.04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73F0892" w14:textId="366EF234" w:rsidR="0079225B" w:rsidRPr="00380C86" w:rsidRDefault="0079225B" w:rsidP="0079225B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</w:tcPr>
          <w:p w14:paraId="2838A56D" w14:textId="77777777" w:rsidR="0079225B" w:rsidRPr="00380C86" w:rsidRDefault="0079225B" w:rsidP="0079225B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</w:tr>
      <w:tr w:rsidR="0079225B" w:rsidRPr="00380C86" w14:paraId="126DF040" w14:textId="77777777" w:rsidTr="008A1813">
        <w:trPr>
          <w:trHeight w:val="561"/>
        </w:trPr>
        <w:tc>
          <w:tcPr>
            <w:tcW w:w="704" w:type="dxa"/>
            <w:shd w:val="clear" w:color="auto" w:fill="auto"/>
            <w:vAlign w:val="center"/>
          </w:tcPr>
          <w:p w14:paraId="4AC59CD1" w14:textId="77777777" w:rsidR="0079225B" w:rsidRPr="00380C86" w:rsidRDefault="0079225B" w:rsidP="0079225B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17" w:type="dxa"/>
            <w:shd w:val="clear" w:color="auto" w:fill="auto"/>
            <w:vAlign w:val="center"/>
          </w:tcPr>
          <w:p w14:paraId="1A1DD8E4" w14:textId="6B10867F" w:rsidR="0079225B" w:rsidRPr="00380C86" w:rsidRDefault="0079225B" w:rsidP="0079225B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CPU</w:t>
            </w:r>
          </w:p>
        </w:tc>
        <w:tc>
          <w:tcPr>
            <w:tcW w:w="3419" w:type="dxa"/>
            <w:shd w:val="clear" w:color="auto" w:fill="auto"/>
            <w:vAlign w:val="center"/>
          </w:tcPr>
          <w:p w14:paraId="061669F0" w14:textId="594E812B" w:rsidR="0079225B" w:rsidRPr="00380C86" w:rsidRDefault="0079225B" w:rsidP="0079225B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Inter I3系列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4EADE20" w14:textId="33BE2504" w:rsidR="0079225B" w:rsidRPr="00380C86" w:rsidRDefault="0079225B" w:rsidP="0079225B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</w:tcPr>
          <w:p w14:paraId="61584578" w14:textId="77777777" w:rsidR="0079225B" w:rsidRPr="00380C86" w:rsidRDefault="0079225B" w:rsidP="0079225B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</w:tr>
      <w:tr w:rsidR="0079225B" w:rsidRPr="00380C86" w14:paraId="59587735" w14:textId="77777777" w:rsidTr="008A1813">
        <w:trPr>
          <w:trHeight w:val="579"/>
        </w:trPr>
        <w:tc>
          <w:tcPr>
            <w:tcW w:w="704" w:type="dxa"/>
            <w:shd w:val="clear" w:color="auto" w:fill="auto"/>
            <w:vAlign w:val="center"/>
          </w:tcPr>
          <w:p w14:paraId="1EA6910F" w14:textId="77777777" w:rsidR="0079225B" w:rsidRPr="00380C86" w:rsidRDefault="0079225B" w:rsidP="0079225B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17" w:type="dxa"/>
            <w:shd w:val="clear" w:color="auto" w:fill="auto"/>
            <w:vAlign w:val="center"/>
          </w:tcPr>
          <w:p w14:paraId="77179CB3" w14:textId="7404A541" w:rsidR="0079225B" w:rsidRPr="00380C86" w:rsidRDefault="0079225B" w:rsidP="0079225B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内存</w:t>
            </w:r>
          </w:p>
        </w:tc>
        <w:tc>
          <w:tcPr>
            <w:tcW w:w="3419" w:type="dxa"/>
            <w:shd w:val="clear" w:color="auto" w:fill="auto"/>
            <w:vAlign w:val="center"/>
          </w:tcPr>
          <w:p w14:paraId="5FE37E54" w14:textId="2084D477" w:rsidR="0079225B" w:rsidRPr="00380C86" w:rsidRDefault="0079225B" w:rsidP="0079225B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DDR4 4G及以上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5724DBC" w14:textId="0764688E" w:rsidR="0079225B" w:rsidRPr="00380C86" w:rsidRDefault="0079225B" w:rsidP="0079225B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</w:tcPr>
          <w:p w14:paraId="7D1CEA61" w14:textId="77777777" w:rsidR="0079225B" w:rsidRPr="00380C86" w:rsidRDefault="0079225B" w:rsidP="0079225B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</w:tr>
      <w:tr w:rsidR="0079225B" w:rsidRPr="00380C86" w14:paraId="4D02CF4D" w14:textId="77777777" w:rsidTr="008A1813">
        <w:trPr>
          <w:trHeight w:val="540"/>
        </w:trPr>
        <w:tc>
          <w:tcPr>
            <w:tcW w:w="704" w:type="dxa"/>
            <w:shd w:val="clear" w:color="auto" w:fill="auto"/>
            <w:vAlign w:val="center"/>
          </w:tcPr>
          <w:p w14:paraId="31E222B7" w14:textId="77777777" w:rsidR="0079225B" w:rsidRPr="00380C86" w:rsidRDefault="0079225B" w:rsidP="0079225B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17" w:type="dxa"/>
            <w:shd w:val="clear" w:color="auto" w:fill="auto"/>
            <w:vAlign w:val="center"/>
          </w:tcPr>
          <w:p w14:paraId="4B5AA6FD" w14:textId="714496D6" w:rsidR="0079225B" w:rsidRPr="00380C86" w:rsidRDefault="0079225B" w:rsidP="0079225B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FLASH</w:t>
            </w:r>
          </w:p>
        </w:tc>
        <w:tc>
          <w:tcPr>
            <w:tcW w:w="3419" w:type="dxa"/>
            <w:shd w:val="clear" w:color="auto" w:fill="auto"/>
            <w:vAlign w:val="center"/>
          </w:tcPr>
          <w:p w14:paraId="6FC50FF3" w14:textId="320BCC94" w:rsidR="0079225B" w:rsidRPr="00380C86" w:rsidRDefault="0079225B" w:rsidP="0079225B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固态硬盘64G及以上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601C786" w14:textId="09B41E10" w:rsidR="0079225B" w:rsidRPr="00380C86" w:rsidRDefault="0079225B" w:rsidP="0079225B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</w:tcPr>
          <w:p w14:paraId="3D504F66" w14:textId="77777777" w:rsidR="0079225B" w:rsidRPr="00380C86" w:rsidRDefault="0079225B" w:rsidP="0079225B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</w:tr>
      <w:tr w:rsidR="00860058" w:rsidRPr="00380C86" w14:paraId="4F073E38" w14:textId="77777777" w:rsidTr="008A1813">
        <w:trPr>
          <w:trHeight w:val="561"/>
        </w:trPr>
        <w:tc>
          <w:tcPr>
            <w:tcW w:w="704" w:type="dxa"/>
            <w:vMerge w:val="restart"/>
            <w:shd w:val="clear" w:color="auto" w:fill="auto"/>
            <w:vAlign w:val="center"/>
          </w:tcPr>
          <w:p w14:paraId="7FD78F3E" w14:textId="77777777" w:rsidR="00860058" w:rsidRPr="00380C86" w:rsidRDefault="00860058" w:rsidP="00860058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117" w:type="dxa"/>
            <w:vMerge w:val="restart"/>
            <w:shd w:val="clear" w:color="auto" w:fill="auto"/>
            <w:vAlign w:val="center"/>
          </w:tcPr>
          <w:p w14:paraId="0B9F284D" w14:textId="24BF9EE8" w:rsidR="00860058" w:rsidRPr="00380C86" w:rsidRDefault="0079225B" w:rsidP="00860058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kern w:val="0"/>
                <w:sz w:val="22"/>
                <w:szCs w:val="22"/>
              </w:rPr>
              <w:t>需求接口</w:t>
            </w:r>
          </w:p>
        </w:tc>
        <w:tc>
          <w:tcPr>
            <w:tcW w:w="3419" w:type="dxa"/>
            <w:shd w:val="clear" w:color="auto" w:fill="auto"/>
            <w:vAlign w:val="center"/>
          </w:tcPr>
          <w:p w14:paraId="73D9BF4D" w14:textId="5DF20C8D" w:rsidR="00860058" w:rsidRPr="00380C86" w:rsidRDefault="00860058" w:rsidP="00860058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RJ45：至少支持100M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38CE90F" w14:textId="29D854AA" w:rsidR="00860058" w:rsidRPr="00380C86" w:rsidRDefault="00860058" w:rsidP="00860058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</w:tcPr>
          <w:p w14:paraId="4FD59022" w14:textId="77777777" w:rsidR="00860058" w:rsidRPr="00380C86" w:rsidRDefault="00860058" w:rsidP="00860058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</w:tr>
      <w:tr w:rsidR="00860058" w:rsidRPr="00380C86" w14:paraId="3D7986D8" w14:textId="77777777" w:rsidTr="008A1813">
        <w:trPr>
          <w:trHeight w:val="561"/>
        </w:trPr>
        <w:tc>
          <w:tcPr>
            <w:tcW w:w="704" w:type="dxa"/>
            <w:vMerge/>
            <w:shd w:val="clear" w:color="auto" w:fill="auto"/>
            <w:vAlign w:val="center"/>
          </w:tcPr>
          <w:p w14:paraId="63EACA53" w14:textId="77777777" w:rsidR="00860058" w:rsidRPr="00380C86" w:rsidRDefault="00860058" w:rsidP="00860058">
            <w:pPr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17" w:type="dxa"/>
            <w:vMerge/>
            <w:shd w:val="clear" w:color="auto" w:fill="auto"/>
            <w:vAlign w:val="center"/>
          </w:tcPr>
          <w:p w14:paraId="4160C624" w14:textId="77777777" w:rsidR="00860058" w:rsidRPr="00380C86" w:rsidRDefault="00860058" w:rsidP="00860058">
            <w:pPr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419" w:type="dxa"/>
            <w:shd w:val="clear" w:color="auto" w:fill="auto"/>
            <w:vAlign w:val="center"/>
          </w:tcPr>
          <w:p w14:paraId="389E33D0" w14:textId="6B34D69F" w:rsidR="00860058" w:rsidRPr="00380C86" w:rsidRDefault="00860058" w:rsidP="00860058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USB2.0及以上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8367926" w14:textId="651A7BEF" w:rsidR="00860058" w:rsidRPr="00380C86" w:rsidRDefault="00860058" w:rsidP="00860058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4</w:t>
            </w:r>
          </w:p>
        </w:tc>
        <w:tc>
          <w:tcPr>
            <w:tcW w:w="1740" w:type="dxa"/>
            <w:shd w:val="clear" w:color="auto" w:fill="auto"/>
            <w:vAlign w:val="center"/>
          </w:tcPr>
          <w:p w14:paraId="4CD25E53" w14:textId="77777777" w:rsidR="00860058" w:rsidRPr="00380C86" w:rsidRDefault="00860058" w:rsidP="00860058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</w:tr>
      <w:tr w:rsidR="00860058" w:rsidRPr="00380C86" w14:paraId="18F4E791" w14:textId="77777777" w:rsidTr="008A1813">
        <w:trPr>
          <w:trHeight w:val="561"/>
        </w:trPr>
        <w:tc>
          <w:tcPr>
            <w:tcW w:w="704" w:type="dxa"/>
            <w:vMerge/>
            <w:shd w:val="clear" w:color="auto" w:fill="auto"/>
            <w:vAlign w:val="center"/>
          </w:tcPr>
          <w:p w14:paraId="7A36ED7F" w14:textId="77777777" w:rsidR="00860058" w:rsidRPr="00380C86" w:rsidRDefault="00860058" w:rsidP="00860058">
            <w:pPr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17" w:type="dxa"/>
            <w:vMerge/>
            <w:shd w:val="clear" w:color="auto" w:fill="auto"/>
            <w:vAlign w:val="center"/>
          </w:tcPr>
          <w:p w14:paraId="284229F5" w14:textId="77777777" w:rsidR="00860058" w:rsidRPr="00380C86" w:rsidRDefault="00860058" w:rsidP="00860058">
            <w:pPr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419" w:type="dxa"/>
            <w:shd w:val="clear" w:color="auto" w:fill="auto"/>
            <w:vAlign w:val="center"/>
          </w:tcPr>
          <w:p w14:paraId="0D50698F" w14:textId="44116880" w:rsidR="00860058" w:rsidRPr="00380C86" w:rsidRDefault="00860058" w:rsidP="00860058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串口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0EE4659" w14:textId="6AE2C6D2" w:rsidR="00860058" w:rsidRPr="00380C86" w:rsidRDefault="00860058" w:rsidP="00860058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</w:tcPr>
          <w:p w14:paraId="300DB566" w14:textId="77777777" w:rsidR="00860058" w:rsidRPr="00380C86" w:rsidRDefault="00860058" w:rsidP="00860058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</w:tr>
      <w:tr w:rsidR="00860058" w:rsidRPr="00380C86" w14:paraId="05D9212E" w14:textId="77777777" w:rsidTr="008A1813">
        <w:trPr>
          <w:trHeight w:val="561"/>
        </w:trPr>
        <w:tc>
          <w:tcPr>
            <w:tcW w:w="704" w:type="dxa"/>
            <w:vMerge/>
            <w:shd w:val="clear" w:color="auto" w:fill="auto"/>
            <w:vAlign w:val="center"/>
          </w:tcPr>
          <w:p w14:paraId="06647388" w14:textId="77777777" w:rsidR="00860058" w:rsidRPr="00380C86" w:rsidRDefault="00860058" w:rsidP="00860058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17" w:type="dxa"/>
            <w:vMerge/>
            <w:shd w:val="clear" w:color="auto" w:fill="auto"/>
            <w:vAlign w:val="center"/>
          </w:tcPr>
          <w:p w14:paraId="56B0D151" w14:textId="77777777" w:rsidR="00860058" w:rsidRPr="00380C86" w:rsidRDefault="00860058" w:rsidP="00860058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419" w:type="dxa"/>
            <w:shd w:val="clear" w:color="auto" w:fill="auto"/>
            <w:vAlign w:val="center"/>
          </w:tcPr>
          <w:p w14:paraId="585AF102" w14:textId="18F25BB4" w:rsidR="00860058" w:rsidRPr="00380C86" w:rsidRDefault="00860058" w:rsidP="00860058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VGA或HDMI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3DCB8BD" w14:textId="24B4D425" w:rsidR="00860058" w:rsidRPr="00380C86" w:rsidRDefault="00860058" w:rsidP="00860058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</w:tcPr>
          <w:p w14:paraId="35A7EA6D" w14:textId="77777777" w:rsidR="00860058" w:rsidRPr="00380C86" w:rsidRDefault="00860058" w:rsidP="00860058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</w:tr>
      <w:tr w:rsidR="00323781" w:rsidRPr="00F3555F" w14:paraId="1C9F6F85" w14:textId="77777777" w:rsidTr="008A1813">
        <w:trPr>
          <w:trHeight w:val="561"/>
        </w:trPr>
        <w:tc>
          <w:tcPr>
            <w:tcW w:w="5240" w:type="dxa"/>
            <w:gridSpan w:val="3"/>
            <w:shd w:val="clear" w:color="auto" w:fill="DAEEF3" w:themeFill="accent5" w:themeFillTint="33"/>
            <w:vAlign w:val="center"/>
            <w:hideMark/>
          </w:tcPr>
          <w:p w14:paraId="62B93747" w14:textId="77777777" w:rsidR="00323781" w:rsidRPr="00380C86" w:rsidRDefault="00323781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其他</w:t>
            </w:r>
            <w:r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配件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  <w:hideMark/>
          </w:tcPr>
          <w:p w14:paraId="768A91BB" w14:textId="77777777" w:rsidR="00323781" w:rsidRPr="00380C86" w:rsidRDefault="00323781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380C86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>单套数量</w:t>
            </w:r>
          </w:p>
        </w:tc>
        <w:tc>
          <w:tcPr>
            <w:tcW w:w="1740" w:type="dxa"/>
            <w:shd w:val="clear" w:color="auto" w:fill="DAEEF3" w:themeFill="accent5" w:themeFillTint="33"/>
            <w:vAlign w:val="center"/>
            <w:hideMark/>
          </w:tcPr>
          <w:p w14:paraId="3D05A533" w14:textId="77777777" w:rsidR="00323781" w:rsidRPr="00F3555F" w:rsidRDefault="00323781" w:rsidP="008A1813">
            <w:pPr>
              <w:widowControl/>
              <w:spacing w:line="240" w:lineRule="auto"/>
              <w:jc w:val="center"/>
              <w:rPr>
                <w:b/>
                <w:bCs/>
                <w:color w:val="000000"/>
                <w:kern w:val="0"/>
                <w:sz w:val="22"/>
                <w:szCs w:val="22"/>
              </w:rPr>
            </w:pPr>
            <w:r w:rsidRPr="00F3555F">
              <w:rPr>
                <w:rFonts w:hint="eastAsia"/>
                <w:b/>
                <w:bCs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860058" w:rsidRPr="00380C86" w14:paraId="3BE0C8BC" w14:textId="77777777" w:rsidTr="008A1813">
        <w:trPr>
          <w:trHeight w:val="720"/>
        </w:trPr>
        <w:tc>
          <w:tcPr>
            <w:tcW w:w="704" w:type="dxa"/>
            <w:shd w:val="clear" w:color="auto" w:fill="auto"/>
            <w:vAlign w:val="center"/>
          </w:tcPr>
          <w:p w14:paraId="2B85FA90" w14:textId="14355C98" w:rsidR="00860058" w:rsidRPr="00380C86" w:rsidRDefault="00860058" w:rsidP="00860058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17" w:type="dxa"/>
            <w:shd w:val="clear" w:color="auto" w:fill="auto"/>
            <w:vAlign w:val="center"/>
          </w:tcPr>
          <w:p w14:paraId="4DEA3776" w14:textId="240614AC" w:rsidR="00860058" w:rsidRPr="00380C86" w:rsidRDefault="00860058" w:rsidP="00860058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隐藏式屏幕</w:t>
            </w:r>
          </w:p>
        </w:tc>
        <w:tc>
          <w:tcPr>
            <w:tcW w:w="3419" w:type="dxa"/>
            <w:shd w:val="clear" w:color="auto" w:fill="auto"/>
            <w:vAlign w:val="center"/>
          </w:tcPr>
          <w:p w14:paraId="2D5E78D8" w14:textId="580E8BE5" w:rsidR="00860058" w:rsidRPr="00380C86" w:rsidRDefault="00860058" w:rsidP="00860058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横屏、8.4寸、分辨率800x600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C4EBB2E" w14:textId="0FD94F60" w:rsidR="00860058" w:rsidRPr="00380C86" w:rsidRDefault="00860058" w:rsidP="00860058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740" w:type="dxa"/>
            <w:shd w:val="clear" w:color="auto" w:fill="auto"/>
            <w:vAlign w:val="center"/>
          </w:tcPr>
          <w:p w14:paraId="136F9CD8" w14:textId="77777777" w:rsidR="00860058" w:rsidRPr="00380C86" w:rsidRDefault="00860058" w:rsidP="00860058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调试使用</w:t>
            </w:r>
          </w:p>
        </w:tc>
      </w:tr>
      <w:tr w:rsidR="00860058" w:rsidRPr="00380C86" w14:paraId="61804B1E" w14:textId="77777777" w:rsidTr="008A1813">
        <w:trPr>
          <w:trHeight w:val="1080"/>
        </w:trPr>
        <w:tc>
          <w:tcPr>
            <w:tcW w:w="704" w:type="dxa"/>
            <w:shd w:val="clear" w:color="auto" w:fill="auto"/>
            <w:vAlign w:val="center"/>
          </w:tcPr>
          <w:p w14:paraId="3981ABF7" w14:textId="4CD67FF8" w:rsidR="00860058" w:rsidRPr="00380C86" w:rsidRDefault="00860058" w:rsidP="00860058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17" w:type="dxa"/>
            <w:shd w:val="clear" w:color="auto" w:fill="auto"/>
            <w:vAlign w:val="center"/>
          </w:tcPr>
          <w:p w14:paraId="3EAEEA23" w14:textId="594278C6" w:rsidR="00860058" w:rsidRPr="00380C86" w:rsidRDefault="00860058" w:rsidP="00860058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摄像头</w:t>
            </w:r>
          </w:p>
        </w:tc>
        <w:tc>
          <w:tcPr>
            <w:tcW w:w="3419" w:type="dxa"/>
            <w:shd w:val="clear" w:color="auto" w:fill="auto"/>
            <w:vAlign w:val="center"/>
          </w:tcPr>
          <w:p w14:paraId="57591E86" w14:textId="0C1EC5E1" w:rsidR="00860058" w:rsidRPr="00380C86" w:rsidRDefault="00860058" w:rsidP="00860058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USB接口、200W像素、850nm红外窄带+补光灯、6mm焦距  无畸变 60度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0F4E468" w14:textId="14D82261" w:rsidR="00860058" w:rsidRPr="00380C86" w:rsidRDefault="00860058" w:rsidP="00860058">
            <w:pPr>
              <w:widowControl/>
              <w:spacing w:line="240" w:lineRule="auto"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</w:p>
        </w:tc>
        <w:tc>
          <w:tcPr>
            <w:tcW w:w="1740" w:type="dxa"/>
            <w:shd w:val="clear" w:color="auto" w:fill="auto"/>
            <w:vAlign w:val="center"/>
          </w:tcPr>
          <w:p w14:paraId="1DEB2893" w14:textId="77777777" w:rsidR="00860058" w:rsidRPr="00380C86" w:rsidRDefault="00860058" w:rsidP="00860058">
            <w:pPr>
              <w:widowControl/>
              <w:spacing w:line="240" w:lineRule="auto"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向下拍摄</w:t>
            </w:r>
          </w:p>
        </w:tc>
      </w:tr>
    </w:tbl>
    <w:p w14:paraId="0B594B94" w14:textId="77777777" w:rsidR="008375B8" w:rsidRPr="008D14C7" w:rsidRDefault="008375B8" w:rsidP="00DC4D8A"/>
    <w:p w14:paraId="571708B8" w14:textId="68C12B20" w:rsidR="00DB7EA5" w:rsidRDefault="00DB7EA5" w:rsidP="007221AD">
      <w:pPr>
        <w:pStyle w:val="1"/>
        <w:numPr>
          <w:ilvl w:val="0"/>
          <w:numId w:val="1"/>
        </w:numPr>
      </w:pPr>
      <w:bookmarkStart w:id="36" w:name="_Toc42005818"/>
      <w:bookmarkStart w:id="37" w:name="_Toc5715055"/>
      <w:bookmarkEnd w:id="22"/>
      <w:bookmarkEnd w:id="23"/>
      <w:bookmarkEnd w:id="24"/>
      <w:bookmarkEnd w:id="25"/>
      <w:bookmarkEnd w:id="26"/>
      <w:bookmarkEnd w:id="27"/>
      <w:bookmarkEnd w:id="28"/>
      <w:r w:rsidRPr="00A24E9E">
        <w:t>应用场景流程</w:t>
      </w:r>
      <w:bookmarkEnd w:id="36"/>
    </w:p>
    <w:p w14:paraId="55A048CF" w14:textId="4A3677DD" w:rsidR="00AA7118" w:rsidRDefault="00B934A1" w:rsidP="0054592A">
      <w:pPr>
        <w:pStyle w:val="2"/>
        <w:numPr>
          <w:ilvl w:val="1"/>
          <w:numId w:val="1"/>
        </w:numPr>
      </w:pPr>
      <w:bookmarkStart w:id="38" w:name="_Toc42005819"/>
      <w:r>
        <w:rPr>
          <w:rFonts w:hint="eastAsia"/>
        </w:rPr>
        <w:t>场景概述</w:t>
      </w:r>
      <w:bookmarkEnd w:id="38"/>
    </w:p>
    <w:p w14:paraId="766F5474" w14:textId="77777777" w:rsidR="00AA7118" w:rsidRPr="00A24E9E" w:rsidRDefault="00AA7118" w:rsidP="00AA7118">
      <w:pPr>
        <w:jc w:val="center"/>
      </w:pPr>
      <w:r>
        <w:rPr>
          <w:noProof/>
        </w:rPr>
        <w:lastRenderedPageBreak/>
        <w:drawing>
          <wp:inline distT="0" distB="0" distL="0" distR="0" wp14:anchorId="4F5357F5" wp14:editId="06553E04">
            <wp:extent cx="4642485" cy="3543694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6902" cy="35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ED3D" w14:textId="597A4B7E" w:rsidR="00AA7118" w:rsidRDefault="00AA7118" w:rsidP="00AA7118">
      <w:pPr>
        <w:jc w:val="center"/>
        <w:rPr>
          <w:b/>
          <w:sz w:val="21"/>
        </w:rPr>
      </w:pPr>
      <w:r w:rsidRPr="00A24E9E">
        <w:rPr>
          <w:rFonts w:hint="eastAsia"/>
          <w:b/>
          <w:sz w:val="21"/>
        </w:rPr>
        <w:t>图</w:t>
      </w:r>
      <w:r w:rsidR="00680E9A">
        <w:rPr>
          <w:rFonts w:hint="eastAsia"/>
          <w:b/>
          <w:sz w:val="21"/>
        </w:rPr>
        <w:t>3</w:t>
      </w:r>
      <w:r w:rsidR="00680E9A">
        <w:rPr>
          <w:b/>
          <w:sz w:val="21"/>
        </w:rPr>
        <w:t>.</w:t>
      </w:r>
      <w:r>
        <w:rPr>
          <w:rFonts w:hint="eastAsia"/>
          <w:b/>
          <w:sz w:val="21"/>
        </w:rPr>
        <w:t>1系统</w:t>
      </w:r>
      <w:r w:rsidR="004F7670">
        <w:rPr>
          <w:rFonts w:hint="eastAsia"/>
          <w:b/>
          <w:sz w:val="21"/>
        </w:rPr>
        <w:t>应用</w:t>
      </w:r>
      <w:r w:rsidRPr="00EB4034">
        <w:rPr>
          <w:rFonts w:hint="eastAsia"/>
          <w:b/>
          <w:sz w:val="21"/>
        </w:rPr>
        <w:t>场景示意图</w:t>
      </w:r>
    </w:p>
    <w:p w14:paraId="532503D1" w14:textId="16DAB1E6" w:rsidR="00AA7118" w:rsidRPr="006E14DE" w:rsidRDefault="00AA7118" w:rsidP="00AA7118">
      <w:pPr>
        <w:ind w:firstLineChars="200" w:firstLine="480"/>
      </w:pPr>
      <w:r w:rsidRPr="006E14DE">
        <w:rPr>
          <w:rFonts w:hint="eastAsia"/>
        </w:rPr>
        <w:t>①旅客取出空行李筐放置行李，智能识别</w:t>
      </w:r>
      <w:r w:rsidR="000542DE">
        <w:rPr>
          <w:rFonts w:hint="eastAsia"/>
        </w:rPr>
        <w:t>前端</w:t>
      </w:r>
      <w:r w:rsidRPr="006E14DE">
        <w:rPr>
          <w:rFonts w:hint="eastAsia"/>
        </w:rPr>
        <w:t>系统触发人脸、行李绑定；</w:t>
      </w:r>
    </w:p>
    <w:p w14:paraId="4E104DC7" w14:textId="77777777" w:rsidR="00AA7118" w:rsidRPr="006E14DE" w:rsidRDefault="00AA7118" w:rsidP="00AA7118">
      <w:pPr>
        <w:ind w:firstLineChars="200" w:firstLine="480"/>
      </w:pPr>
      <w:r w:rsidRPr="006E14DE">
        <w:rPr>
          <w:rFonts w:hint="eastAsia"/>
        </w:rPr>
        <w:t>②行李</w:t>
      </w:r>
      <w:proofErr w:type="gramStart"/>
      <w:r w:rsidRPr="006E14DE">
        <w:rPr>
          <w:rFonts w:hint="eastAsia"/>
        </w:rPr>
        <w:t>筐</w:t>
      </w:r>
      <w:proofErr w:type="gramEnd"/>
      <w:r w:rsidRPr="006E14DE">
        <w:rPr>
          <w:rFonts w:hint="eastAsia"/>
        </w:rPr>
        <w:t>传输过</w:t>
      </w:r>
      <w:r w:rsidRPr="006E14DE">
        <w:t>X光机进行检验，旅客进行人身检查；</w:t>
      </w:r>
    </w:p>
    <w:p w14:paraId="6284B7DD" w14:textId="77777777" w:rsidR="00AA7118" w:rsidRPr="006E14DE" w:rsidRDefault="00AA7118" w:rsidP="00AA7118">
      <w:pPr>
        <w:ind w:firstLineChars="200" w:firstLine="480"/>
      </w:pPr>
      <w:r w:rsidRPr="006E14DE">
        <w:rPr>
          <w:rFonts w:hint="eastAsia"/>
        </w:rPr>
        <w:t>③如行李检测无问题，旅客拿出行李离开；</w:t>
      </w:r>
    </w:p>
    <w:p w14:paraId="188E7AB2" w14:textId="175B5EA3" w:rsidR="00AA7118" w:rsidRPr="006E14DE" w:rsidRDefault="00AA7118" w:rsidP="00AA7118">
      <w:pPr>
        <w:ind w:firstLineChars="200" w:firstLine="480"/>
      </w:pPr>
      <w:r w:rsidRPr="006E14DE">
        <w:rPr>
          <w:rFonts w:hint="eastAsia"/>
        </w:rPr>
        <w:t>④如行李需要开包复检，行李</w:t>
      </w:r>
      <w:proofErr w:type="gramStart"/>
      <w:r w:rsidR="001C5F29">
        <w:rPr>
          <w:rFonts w:hint="eastAsia"/>
        </w:rPr>
        <w:t>筐</w:t>
      </w:r>
      <w:proofErr w:type="gramEnd"/>
      <w:r w:rsidRPr="006E14DE">
        <w:rPr>
          <w:rFonts w:hint="eastAsia"/>
        </w:rPr>
        <w:t>经过</w:t>
      </w:r>
      <w:r w:rsidRPr="006E14DE">
        <w:t>X光机后将其进行分流至开包传送道，进行开包检查，</w:t>
      </w:r>
      <w:r w:rsidR="003C1050">
        <w:rPr>
          <w:rFonts w:hint="eastAsia"/>
        </w:rPr>
        <w:t>开包员将</w:t>
      </w:r>
      <w:r w:rsidRPr="006E14DE">
        <w:t>开包</w:t>
      </w:r>
      <w:r w:rsidR="003C1050">
        <w:rPr>
          <w:rFonts w:hint="eastAsia"/>
        </w:rPr>
        <w:t>检查</w:t>
      </w:r>
      <w:r w:rsidRPr="006E14DE">
        <w:t>后</w:t>
      </w:r>
      <w:r w:rsidR="003C1050">
        <w:rPr>
          <w:rFonts w:hint="eastAsia"/>
        </w:rPr>
        <w:t>的行李重新放入原行李筐，并</w:t>
      </w:r>
      <w:r w:rsidR="00DF266C">
        <w:rPr>
          <w:rFonts w:hint="eastAsia"/>
        </w:rPr>
        <w:t>放入</w:t>
      </w:r>
      <w:r w:rsidR="00755D4F">
        <w:rPr>
          <w:rFonts w:hint="eastAsia"/>
        </w:rPr>
        <w:t>复检</w:t>
      </w:r>
      <w:proofErr w:type="gramStart"/>
      <w:r w:rsidR="00755D4F">
        <w:rPr>
          <w:rFonts w:hint="eastAsia"/>
        </w:rPr>
        <w:t>传送</w:t>
      </w:r>
      <w:r w:rsidRPr="006E14DE">
        <w:t>道</w:t>
      </w:r>
      <w:proofErr w:type="gramEnd"/>
      <w:r w:rsidRPr="006E14DE">
        <w:t>传送至X光机复检；</w:t>
      </w:r>
    </w:p>
    <w:p w14:paraId="2D05B73D" w14:textId="15D6FACE" w:rsidR="00AA7118" w:rsidRDefault="00AA7118" w:rsidP="00AA7118">
      <w:pPr>
        <w:ind w:firstLineChars="200" w:firstLine="480"/>
      </w:pPr>
      <w:r w:rsidRPr="006E14DE">
        <w:rPr>
          <w:rFonts w:hint="eastAsia"/>
        </w:rPr>
        <w:t>⑤空行李</w:t>
      </w:r>
      <w:proofErr w:type="gramStart"/>
      <w:r w:rsidRPr="006E14DE">
        <w:rPr>
          <w:rFonts w:hint="eastAsia"/>
        </w:rPr>
        <w:t>筐经过</w:t>
      </w:r>
      <w:proofErr w:type="gramEnd"/>
      <w:r w:rsidRPr="006E14DE">
        <w:rPr>
          <w:rFonts w:hint="eastAsia"/>
        </w:rPr>
        <w:t>轨道传送</w:t>
      </w:r>
      <w:proofErr w:type="gramStart"/>
      <w:r w:rsidRPr="006E14DE">
        <w:rPr>
          <w:rFonts w:hint="eastAsia"/>
        </w:rPr>
        <w:t>至</w:t>
      </w:r>
      <w:r w:rsidR="00E61A9C">
        <w:rPr>
          <w:rFonts w:hint="eastAsia"/>
        </w:rPr>
        <w:t>准备</w:t>
      </w:r>
      <w:r w:rsidRPr="006E14DE">
        <w:rPr>
          <w:rFonts w:hint="eastAsia"/>
        </w:rPr>
        <w:t>位</w:t>
      </w:r>
      <w:proofErr w:type="gramEnd"/>
      <w:r w:rsidRPr="006E14DE">
        <w:rPr>
          <w:rFonts w:hint="eastAsia"/>
        </w:rPr>
        <w:t>，等待下一位旅客放置行李</w:t>
      </w:r>
      <w:r>
        <w:rPr>
          <w:rFonts w:hint="eastAsia"/>
        </w:rPr>
        <w:t>。</w:t>
      </w:r>
    </w:p>
    <w:p w14:paraId="461E5F39" w14:textId="1CCCDC6F" w:rsidR="00D325F2" w:rsidRDefault="00D325F2" w:rsidP="00D325F2">
      <w:pPr>
        <w:pStyle w:val="2"/>
        <w:numPr>
          <w:ilvl w:val="1"/>
          <w:numId w:val="1"/>
        </w:numPr>
        <w:jc w:val="both"/>
      </w:pPr>
      <w:bookmarkStart w:id="39" w:name="_Toc42005820"/>
      <w:r>
        <w:rPr>
          <w:rFonts w:hint="eastAsia"/>
        </w:rPr>
        <w:t>流程节点</w:t>
      </w:r>
      <w:bookmarkEnd w:id="39"/>
    </w:p>
    <w:p w14:paraId="319B25EA" w14:textId="4D21387C" w:rsidR="002135D0" w:rsidRPr="00806DDB" w:rsidRDefault="00B44416" w:rsidP="00CF2406">
      <w:pPr>
        <w:pStyle w:val="3"/>
        <w:numPr>
          <w:ilvl w:val="2"/>
          <w:numId w:val="1"/>
        </w:numPr>
      </w:pPr>
      <w:bookmarkStart w:id="40" w:name="_Toc42005821"/>
      <w:r>
        <w:rPr>
          <w:rFonts w:hint="eastAsia"/>
        </w:rPr>
        <w:t>人包对应绑定</w:t>
      </w:r>
      <w:bookmarkEnd w:id="40"/>
    </w:p>
    <w:p w14:paraId="0A4A9B88" w14:textId="79D4B85D" w:rsidR="00E60020" w:rsidRDefault="00E60020" w:rsidP="00E60020">
      <w:pPr>
        <w:ind w:firstLineChars="200" w:firstLine="480"/>
      </w:pPr>
      <w:r>
        <w:t>旅客在回筐控制系统准备位</w:t>
      </w:r>
      <w:proofErr w:type="gramStart"/>
      <w:r>
        <w:t>下方取空筐</w:t>
      </w:r>
      <w:proofErr w:type="gramEnd"/>
      <w:r>
        <w:t>放至上方</w:t>
      </w:r>
      <w:proofErr w:type="gramStart"/>
      <w:r>
        <w:t>整理台</w:t>
      </w:r>
      <w:proofErr w:type="gramEnd"/>
      <w:r>
        <w:t>时，整理台上的RFID读取装置对筐上的RFID标签进行读取，并将RFID编号及准备位编号发送至</w:t>
      </w:r>
      <w:r w:rsidR="00062C99">
        <w:t>智能识别前端系统</w:t>
      </w:r>
      <w:r>
        <w:t>；</w:t>
      </w:r>
    </w:p>
    <w:p w14:paraId="6B3D66F4" w14:textId="70B1CCB5" w:rsidR="00E60020" w:rsidRDefault="00062C99" w:rsidP="00E60020">
      <w:pPr>
        <w:ind w:firstLineChars="200" w:firstLine="480"/>
      </w:pPr>
      <w:r>
        <w:t>智能识别前端系统</w:t>
      </w:r>
      <w:r w:rsidR="00E60020">
        <w:t>触发人脸绑定操作，旅客</w:t>
      </w:r>
      <w:proofErr w:type="gramStart"/>
      <w:r w:rsidR="00E60020">
        <w:t>正对方</w:t>
      </w:r>
      <w:proofErr w:type="gramEnd"/>
      <w:r w:rsidR="00E60020">
        <w:t>向的人脸识别摄像机对</w:t>
      </w:r>
      <w:proofErr w:type="gramStart"/>
      <w:r w:rsidR="00E60020">
        <w:t>本旅客</w:t>
      </w:r>
      <w:proofErr w:type="gramEnd"/>
      <w:r w:rsidR="00E60020">
        <w:t>进行人脸识别并与行李</w:t>
      </w:r>
      <w:proofErr w:type="gramStart"/>
      <w:r w:rsidR="00E60020">
        <w:t>筐</w:t>
      </w:r>
      <w:proofErr w:type="gramEnd"/>
      <w:r w:rsidR="00E60020">
        <w:t>进行绑定；</w:t>
      </w:r>
    </w:p>
    <w:p w14:paraId="2DA38179" w14:textId="70071E95" w:rsidR="00E60020" w:rsidRDefault="00E60020" w:rsidP="00E60020">
      <w:pPr>
        <w:ind w:firstLineChars="200" w:firstLine="480"/>
      </w:pPr>
      <w:r>
        <w:lastRenderedPageBreak/>
        <w:t>绑定完成之后，</w:t>
      </w:r>
      <w:r w:rsidR="00062C99">
        <w:t>智能识别前端系统</w:t>
      </w:r>
      <w:r>
        <w:t>将绑定结果发送至回筐控制系统；</w:t>
      </w:r>
    </w:p>
    <w:p w14:paraId="74AAC8E9" w14:textId="72F06A67" w:rsidR="00E60020" w:rsidRDefault="00E60020" w:rsidP="00E60020">
      <w:pPr>
        <w:ind w:firstLineChars="200" w:firstLine="480"/>
      </w:pPr>
      <w:r>
        <w:t>回筐控制系统收到绑定成功的结果时，打开对应准备位隔离栏，使旅客能将</w:t>
      </w:r>
      <w:proofErr w:type="gramStart"/>
      <w:r>
        <w:t>行李筐推入主</w:t>
      </w:r>
      <w:proofErr w:type="gramEnd"/>
      <w:r>
        <w:t>传送道；</w:t>
      </w:r>
    </w:p>
    <w:p w14:paraId="032EBD3C" w14:textId="01D6E371" w:rsidR="00DD384B" w:rsidRDefault="00DD384B" w:rsidP="00DD384B">
      <w:pPr>
        <w:ind w:firstLineChars="200" w:firstLine="480"/>
      </w:pPr>
      <w:r>
        <w:t>行李</w:t>
      </w:r>
      <w:proofErr w:type="gramStart"/>
      <w:r>
        <w:t>筐</w:t>
      </w:r>
      <w:proofErr w:type="gramEnd"/>
      <w:r>
        <w:t>传输至X光机前一个筐位，此时复检传送道上若有需要复查的行李筐，则主传送道上的</w:t>
      </w:r>
      <w:proofErr w:type="gramStart"/>
      <w:r>
        <w:t>这个筐将被</w:t>
      </w:r>
      <w:proofErr w:type="gramEnd"/>
      <w:r>
        <w:t>卡住暂停输送，待复查行李</w:t>
      </w:r>
      <w:proofErr w:type="gramStart"/>
      <w:r>
        <w:t>筐</w:t>
      </w:r>
      <w:proofErr w:type="gramEnd"/>
      <w:r>
        <w:t>优先传输至X光机前再启动，进入X光机的</w:t>
      </w:r>
      <w:proofErr w:type="gramStart"/>
      <w:r>
        <w:t>筐距离</w:t>
      </w:r>
      <w:proofErr w:type="gramEnd"/>
      <w:r>
        <w:t>需保持预留10cm-20cm。</w:t>
      </w:r>
    </w:p>
    <w:p w14:paraId="2BE016FB" w14:textId="4465CBBB" w:rsidR="00952166" w:rsidRDefault="00552876" w:rsidP="00DD384B">
      <w:pPr>
        <w:ind w:firstLineChars="200" w:firstLine="480"/>
      </w:pPr>
      <w:r>
        <w:rPr>
          <w:rFonts w:hint="eastAsia"/>
        </w:rPr>
        <w:t>行李</w:t>
      </w:r>
      <w:proofErr w:type="gramStart"/>
      <w:r>
        <w:rPr>
          <w:rFonts w:hint="eastAsia"/>
        </w:rPr>
        <w:t>筐</w:t>
      </w:r>
      <w:proofErr w:type="gramEnd"/>
      <w:r w:rsidR="00D068E9">
        <w:rPr>
          <w:rFonts w:hint="eastAsia"/>
        </w:rPr>
        <w:t>即将进入</w:t>
      </w:r>
      <w:r w:rsidR="00D37F2F">
        <w:rPr>
          <w:rFonts w:hint="eastAsia"/>
        </w:rPr>
        <w:t>X光机时</w:t>
      </w:r>
      <w:r w:rsidR="008C70B9">
        <w:rPr>
          <w:rFonts w:hint="eastAsia"/>
        </w:rPr>
        <w:t>，</w:t>
      </w:r>
      <w:r w:rsidR="00391018">
        <w:t>回筐控制系统在X光机入口处的RFID读取装置将读取该行李筐上的RFID标签，并将RFID编号、到达标识、时间戳发送至智能识别前端系统</w:t>
      </w:r>
      <w:r w:rsidR="00394B7C">
        <w:rPr>
          <w:rFonts w:hint="eastAsia"/>
        </w:rPr>
        <w:t>，此时</w:t>
      </w:r>
      <w:r w:rsidR="0040374D">
        <w:rPr>
          <w:rFonts w:hint="eastAsia"/>
        </w:rPr>
        <w:t>触发</w:t>
      </w:r>
      <w:r w:rsidR="00394B7C">
        <w:rPr>
          <w:rFonts w:hint="eastAsia"/>
        </w:rPr>
        <w:t>智能识别前端系统</w:t>
      </w:r>
      <w:r w:rsidR="00142718">
        <w:rPr>
          <w:rFonts w:hint="eastAsia"/>
        </w:rPr>
        <w:t>在X光机前上方的摄像头对行李</w:t>
      </w:r>
      <w:proofErr w:type="gramStart"/>
      <w:r w:rsidR="00142718">
        <w:rPr>
          <w:rFonts w:hint="eastAsia"/>
        </w:rPr>
        <w:t>筐</w:t>
      </w:r>
      <w:proofErr w:type="gramEnd"/>
      <w:r w:rsidR="00142718">
        <w:rPr>
          <w:rFonts w:hint="eastAsia"/>
        </w:rPr>
        <w:t>进行现场照片</w:t>
      </w:r>
      <w:r w:rsidR="004D1C64">
        <w:rPr>
          <w:rFonts w:hint="eastAsia"/>
        </w:rPr>
        <w:t>抓拍</w:t>
      </w:r>
      <w:r w:rsidR="00B96086">
        <w:rPr>
          <w:rFonts w:hint="eastAsia"/>
        </w:rPr>
        <w:t>，</w:t>
      </w:r>
      <w:r w:rsidR="004D1C64">
        <w:rPr>
          <w:rFonts w:hint="eastAsia"/>
        </w:rPr>
        <w:t>并同时</w:t>
      </w:r>
      <w:r w:rsidR="00F22428">
        <w:rPr>
          <w:rFonts w:hint="eastAsia"/>
        </w:rPr>
        <w:t>把该照片</w:t>
      </w:r>
      <w:r w:rsidR="0055022E">
        <w:rPr>
          <w:rFonts w:hint="eastAsia"/>
        </w:rPr>
        <w:t>与此行李</w:t>
      </w:r>
      <w:proofErr w:type="gramStart"/>
      <w:r w:rsidR="0055022E">
        <w:rPr>
          <w:rFonts w:hint="eastAsia"/>
        </w:rPr>
        <w:t>筐</w:t>
      </w:r>
      <w:proofErr w:type="gramEnd"/>
      <w:r w:rsidR="009B3FAF">
        <w:rPr>
          <w:rFonts w:hint="eastAsia"/>
        </w:rPr>
        <w:t>绑定的人脸信息</w:t>
      </w:r>
      <w:r w:rsidR="008454C4">
        <w:rPr>
          <w:rFonts w:hint="eastAsia"/>
        </w:rPr>
        <w:t>进行绑定</w:t>
      </w:r>
      <w:r w:rsidR="00513D81">
        <w:rPr>
          <w:rFonts w:hint="eastAsia"/>
        </w:rPr>
        <w:t>。</w:t>
      </w:r>
    </w:p>
    <w:p w14:paraId="331E6A15" w14:textId="766E5DA4" w:rsidR="00DD384B" w:rsidRDefault="00DD384B" w:rsidP="00DD384B">
      <w:pPr>
        <w:ind w:firstLineChars="200" w:firstLine="480"/>
        <w:rPr>
          <w:ins w:id="41" w:author="Lee Jude" w:date="2020-06-02T15:21:00Z"/>
        </w:rPr>
      </w:pPr>
      <w:r>
        <w:t>行李</w:t>
      </w:r>
      <w:proofErr w:type="gramStart"/>
      <w:r>
        <w:t>筐</w:t>
      </w:r>
      <w:proofErr w:type="gramEnd"/>
      <w:r>
        <w:t>离开X光机时，回筐控制系统在X光机出口处的RFID读取装置将读取该行李筐上的RFID标签，并将RFID编号、离开标识、时间戳发送至</w:t>
      </w:r>
      <w:r w:rsidR="00062C99">
        <w:t>智能识别前端系统</w:t>
      </w:r>
      <w:r>
        <w:t>，用于计算行李筐在X光机内的位置，并将X光图像与和该行李筐的</w:t>
      </w:r>
      <w:r w:rsidR="00707687">
        <w:rPr>
          <w:rFonts w:hint="eastAsia"/>
        </w:rPr>
        <w:t>R</w:t>
      </w:r>
      <w:r w:rsidR="00707687">
        <w:t>FID</w:t>
      </w:r>
      <w:r w:rsidR="00707687">
        <w:rPr>
          <w:rFonts w:hint="eastAsia"/>
        </w:rPr>
        <w:t>编号</w:t>
      </w:r>
      <w:r w:rsidR="00AB1EED">
        <w:rPr>
          <w:rFonts w:hint="eastAsia"/>
        </w:rPr>
        <w:t>进行</w:t>
      </w:r>
      <w:r>
        <w:t>绑定。</w:t>
      </w:r>
    </w:p>
    <w:p w14:paraId="65F61632" w14:textId="77777777" w:rsidR="00D4612E" w:rsidRDefault="00D4612E" w:rsidP="00D4612E">
      <w:pPr>
        <w:ind w:firstLineChars="200" w:firstLine="480"/>
        <w:rPr>
          <w:ins w:id="42" w:author="Lee Jude" w:date="2020-06-02T15:21:00Z"/>
        </w:rPr>
      </w:pPr>
      <w:ins w:id="43" w:author="Lee Jude" w:date="2020-06-02T15:21:00Z">
        <w:r>
          <w:rPr>
            <w:rFonts w:hint="eastAsia"/>
          </w:rPr>
          <w:t>行李筐</w:t>
        </w:r>
        <w:r>
          <w:t>上印有</w:t>
        </w:r>
        <w:r>
          <w:rPr>
            <w:rFonts w:hint="eastAsia"/>
          </w:rPr>
          <w:t>可识别</w:t>
        </w:r>
        <w:r>
          <w:t>编号，</w:t>
        </w:r>
        <w:r>
          <w:rPr>
            <w:rFonts w:hint="eastAsia"/>
          </w:rPr>
          <w:t>能通过算法识别，以及预先</w:t>
        </w:r>
        <w:r>
          <w:t>输入</w:t>
        </w:r>
        <w:r>
          <w:rPr>
            <w:rFonts w:hint="eastAsia"/>
          </w:rPr>
          <w:t>的行李</w:t>
        </w:r>
        <w:proofErr w:type="gramStart"/>
        <w:r>
          <w:rPr>
            <w:rFonts w:hint="eastAsia"/>
          </w:rPr>
          <w:t>筐</w:t>
        </w:r>
        <w:proofErr w:type="gramEnd"/>
        <w:r>
          <w:t>编号与</w:t>
        </w:r>
        <w:r>
          <w:rPr>
            <w:rFonts w:hint="eastAsia"/>
          </w:rPr>
          <w:t>RFID的</w:t>
        </w:r>
        <w:r>
          <w:t>对应</w:t>
        </w:r>
        <w:r>
          <w:rPr>
            <w:rFonts w:hint="eastAsia"/>
          </w:rPr>
          <w:t>绑定</w:t>
        </w:r>
        <w:r>
          <w:t>关系表，</w:t>
        </w:r>
        <w:r>
          <w:rPr>
            <w:rFonts w:hint="eastAsia"/>
          </w:rPr>
          <w:t>实现行李</w:t>
        </w:r>
        <w:proofErr w:type="gramStart"/>
        <w:r>
          <w:rPr>
            <w:rFonts w:hint="eastAsia"/>
          </w:rPr>
          <w:t>筐</w:t>
        </w:r>
        <w:proofErr w:type="gramEnd"/>
        <w:r>
          <w:rPr>
            <w:rFonts w:hint="eastAsia"/>
          </w:rPr>
          <w:t>图像</w:t>
        </w:r>
        <w:r>
          <w:t>与</w:t>
        </w:r>
        <w:r>
          <w:rPr>
            <w:rFonts w:hint="eastAsia"/>
          </w:rPr>
          <w:t>RFID编号绑定</w:t>
        </w:r>
        <w:r>
          <w:t>。</w:t>
        </w:r>
      </w:ins>
    </w:p>
    <w:p w14:paraId="30D885D1" w14:textId="4BC23C0B" w:rsidR="00DD384B" w:rsidRDefault="00DD384B" w:rsidP="00DD384B">
      <w:pPr>
        <w:ind w:firstLineChars="200" w:firstLine="480"/>
      </w:pPr>
      <w:r>
        <w:t>行李</w:t>
      </w:r>
      <w:proofErr w:type="gramStart"/>
      <w:r>
        <w:t>筐</w:t>
      </w:r>
      <w:proofErr w:type="gramEnd"/>
      <w:r>
        <w:t>传输过X光</w:t>
      </w:r>
      <w:proofErr w:type="gramStart"/>
      <w:r>
        <w:t>机过程</w:t>
      </w:r>
      <w:proofErr w:type="gramEnd"/>
      <w:r>
        <w:t>中，若遇到X光机停止/转动的情况，则回筐控制系统需要将该行李筐的RFID编号、停止/转动标识、时间戳发送至</w:t>
      </w:r>
      <w:r w:rsidR="00062C99">
        <w:t>智能识别前端系统</w:t>
      </w:r>
      <w:r>
        <w:t>，以便行李筐在X光机内的位置计算更准确。</w:t>
      </w:r>
    </w:p>
    <w:p w14:paraId="7D9279C4" w14:textId="01AC85FF" w:rsidR="00DD384B" w:rsidRDefault="00DD384B" w:rsidP="00CF2406">
      <w:pPr>
        <w:pStyle w:val="3"/>
        <w:numPr>
          <w:ilvl w:val="2"/>
          <w:numId w:val="1"/>
        </w:numPr>
      </w:pPr>
      <w:bookmarkStart w:id="44" w:name="_Toc42005822"/>
      <w:r>
        <w:t>行李</w:t>
      </w:r>
      <w:proofErr w:type="gramStart"/>
      <w:r>
        <w:t>筐</w:t>
      </w:r>
      <w:proofErr w:type="gramEnd"/>
      <w:r>
        <w:t>开包复检</w:t>
      </w:r>
      <w:bookmarkEnd w:id="44"/>
    </w:p>
    <w:p w14:paraId="7756420C" w14:textId="3BC4C62A" w:rsidR="00DD384B" w:rsidRDefault="00DD384B" w:rsidP="00DD384B">
      <w:pPr>
        <w:ind w:firstLineChars="200" w:firstLine="480"/>
      </w:pPr>
      <w:r>
        <w:t>行李筐在X光机内时，开机员若发现该</w:t>
      </w:r>
      <w:proofErr w:type="gramStart"/>
      <w:r>
        <w:t>行李筐有可疑</w:t>
      </w:r>
      <w:proofErr w:type="gramEnd"/>
      <w:r>
        <w:t>，则按下开包复检按钮，此时回筐控制系统发送时间戳信号至</w:t>
      </w:r>
      <w:r w:rsidR="00062C99">
        <w:t>智能识别前端系统</w:t>
      </w:r>
      <w:r>
        <w:t>，</w:t>
      </w:r>
      <w:r w:rsidR="00062C99">
        <w:t>智能识别前端系统</w:t>
      </w:r>
      <w:r>
        <w:t>计算当前在X光机内部最可疑的行李筐。</w:t>
      </w:r>
    </w:p>
    <w:p w14:paraId="4330AB4A" w14:textId="06F31726" w:rsidR="00DD384B" w:rsidRDefault="00062C99" w:rsidP="00DD384B">
      <w:pPr>
        <w:ind w:firstLineChars="200" w:firstLine="480"/>
      </w:pPr>
      <w:r>
        <w:t>智能识别前端系统</w:t>
      </w:r>
      <w:r w:rsidR="00DD384B">
        <w:t>将计算出的最可疑行李筐的RFID编号发送至回筐控制系统，回筐控制系统在该行李</w:t>
      </w:r>
      <w:proofErr w:type="gramStart"/>
      <w:r w:rsidR="00DD384B">
        <w:t>筐</w:t>
      </w:r>
      <w:proofErr w:type="gramEnd"/>
      <w:r w:rsidR="00DD384B">
        <w:t>离开X光机后将其进行分流至开包传送道。</w:t>
      </w:r>
    </w:p>
    <w:p w14:paraId="3D280322" w14:textId="7C735CF8" w:rsidR="00DD384B" w:rsidRDefault="00DD384B" w:rsidP="00DD384B">
      <w:pPr>
        <w:ind w:firstLineChars="200" w:firstLine="480"/>
      </w:pPr>
      <w:r>
        <w:t>开包</w:t>
      </w:r>
      <w:proofErr w:type="gramStart"/>
      <w:r>
        <w:t>传送道</w:t>
      </w:r>
      <w:proofErr w:type="gramEnd"/>
      <w:r>
        <w:t>末端开包台滚轴为无动力滚抽，并在进入无动力滚轴前有卡位装置，回筐控制系统可设置开包台同时允许开包行李</w:t>
      </w:r>
      <w:proofErr w:type="gramStart"/>
      <w:r>
        <w:t>筐</w:t>
      </w:r>
      <w:proofErr w:type="gramEnd"/>
      <w:r>
        <w:t>数量，如满位则将最后一个行李</w:t>
      </w:r>
      <w:proofErr w:type="gramStart"/>
      <w:r>
        <w:t>筐</w:t>
      </w:r>
      <w:proofErr w:type="gramEnd"/>
      <w:r>
        <w:t>卡在开包传送带末端前；</w:t>
      </w:r>
    </w:p>
    <w:p w14:paraId="430D139B" w14:textId="3F495699" w:rsidR="00DD384B" w:rsidRDefault="00DD384B" w:rsidP="00DD384B">
      <w:pPr>
        <w:ind w:firstLineChars="200" w:firstLine="480"/>
      </w:pPr>
      <w:r>
        <w:lastRenderedPageBreak/>
        <w:t>行李开包完毕需放回原行李筐内，开包员将该行李</w:t>
      </w:r>
      <w:proofErr w:type="gramStart"/>
      <w:r>
        <w:t>筐</w:t>
      </w:r>
      <w:proofErr w:type="gramEnd"/>
      <w:r>
        <w:t>放至复检传送口内即可，传送口内有RFID读取装置，此时回筐控制系统将读取到的RFID编号、复检状态标识发送至</w:t>
      </w:r>
      <w:r w:rsidR="00062C99">
        <w:t>智能识别前端系统</w:t>
      </w:r>
      <w:r>
        <w:t>，同时解锁开包</w:t>
      </w:r>
      <w:proofErr w:type="gramStart"/>
      <w:r>
        <w:t>传送道</w:t>
      </w:r>
      <w:proofErr w:type="gramEnd"/>
      <w:r>
        <w:t>末端的卡位装置，</w:t>
      </w:r>
      <w:r w:rsidR="00062C99">
        <w:t>智能识别前端系统</w:t>
      </w:r>
      <w:r>
        <w:t>对本筐绑定的信息进行更新。</w:t>
      </w:r>
    </w:p>
    <w:p w14:paraId="67B5FC7F" w14:textId="47036309" w:rsidR="00DD384B" w:rsidRDefault="00DD384B" w:rsidP="00DD384B">
      <w:pPr>
        <w:ind w:firstLineChars="200" w:firstLine="480"/>
      </w:pPr>
      <w:r>
        <w:t>若开包行李需要分</w:t>
      </w:r>
      <w:proofErr w:type="gramStart"/>
      <w:r>
        <w:t>筐检查</w:t>
      </w:r>
      <w:proofErr w:type="gramEnd"/>
      <w:r>
        <w:t>时，开包员需先将原始</w:t>
      </w:r>
      <w:proofErr w:type="gramStart"/>
      <w:r>
        <w:t>筐</w:t>
      </w:r>
      <w:proofErr w:type="gramEnd"/>
      <w:r>
        <w:t>放至复检传送口，再放新筐，同时回筐控制系统将原始筐的RFID编号、复检状态标识发送至</w:t>
      </w:r>
      <w:r w:rsidR="00062C99">
        <w:t>智能识别前端系统</w:t>
      </w:r>
      <w:r>
        <w:t>，</w:t>
      </w:r>
      <w:r w:rsidR="00062C99">
        <w:t>智能识别前端系统</w:t>
      </w:r>
      <w:r>
        <w:t>能将新筐自动绑定至原始筐上，并对原始</w:t>
      </w:r>
      <w:proofErr w:type="gramStart"/>
      <w:r>
        <w:t>筐</w:t>
      </w:r>
      <w:proofErr w:type="gramEnd"/>
      <w:r>
        <w:t>绑定的信息进行更新；</w:t>
      </w:r>
    </w:p>
    <w:p w14:paraId="4BA47026" w14:textId="7A97B6B9" w:rsidR="00DD384B" w:rsidRDefault="00DD384B" w:rsidP="00CF2406">
      <w:pPr>
        <w:pStyle w:val="3"/>
        <w:numPr>
          <w:ilvl w:val="2"/>
          <w:numId w:val="1"/>
        </w:numPr>
      </w:pPr>
      <w:bookmarkStart w:id="45" w:name="_Toc42005823"/>
      <w:r>
        <w:t>空筐回收</w:t>
      </w:r>
      <w:r w:rsidR="0093000B">
        <w:rPr>
          <w:rFonts w:hint="eastAsia"/>
        </w:rPr>
        <w:t>返送</w:t>
      </w:r>
      <w:bookmarkEnd w:id="45"/>
    </w:p>
    <w:p w14:paraId="7E6F3DBD" w14:textId="08BD9CA8" w:rsidR="00DD384B" w:rsidRDefault="00DD384B" w:rsidP="00DD384B">
      <w:pPr>
        <w:ind w:firstLineChars="200" w:firstLine="480"/>
      </w:pPr>
      <w:r>
        <w:t>经过X光</w:t>
      </w:r>
      <w:proofErr w:type="gramStart"/>
      <w:r>
        <w:t>机判断</w:t>
      </w:r>
      <w:proofErr w:type="gramEnd"/>
      <w:r>
        <w:t>为正常的行李</w:t>
      </w:r>
      <w:proofErr w:type="gramStart"/>
      <w:r>
        <w:t>筐将传输至主</w:t>
      </w:r>
      <w:proofErr w:type="gramEnd"/>
      <w:r>
        <w:t>传送道，供旅客提取行李。</w:t>
      </w:r>
    </w:p>
    <w:p w14:paraId="0CA076FF" w14:textId="369CA86F" w:rsidR="00DD384B" w:rsidRDefault="00DD384B" w:rsidP="00DD384B">
      <w:pPr>
        <w:ind w:firstLineChars="200" w:firstLine="480"/>
      </w:pPr>
      <w:r>
        <w:t>旅客取行李过程中，行李</w:t>
      </w:r>
      <w:proofErr w:type="gramStart"/>
      <w:r>
        <w:t>筐</w:t>
      </w:r>
      <w:proofErr w:type="gramEnd"/>
      <w:r>
        <w:t>依次传输</w:t>
      </w:r>
      <w:proofErr w:type="gramStart"/>
      <w:r>
        <w:t>至空筐判断</w:t>
      </w:r>
      <w:proofErr w:type="gramEnd"/>
      <w:r>
        <w:t>翻转位，回筐控制系统发送空</w:t>
      </w:r>
      <w:proofErr w:type="gramStart"/>
      <w:r>
        <w:t>筐判断</w:t>
      </w:r>
      <w:proofErr w:type="gramEnd"/>
      <w:r>
        <w:t>指令给</w:t>
      </w:r>
      <w:r w:rsidR="00062C99">
        <w:t>智能识别前端系统</w:t>
      </w:r>
      <w:r>
        <w:t>，此时</w:t>
      </w:r>
      <w:r w:rsidR="00062C99">
        <w:t>智能识别前端系统</w:t>
      </w:r>
      <w:r>
        <w:t>在空</w:t>
      </w:r>
      <w:proofErr w:type="gramStart"/>
      <w:r>
        <w:t>筐判断翻转位</w:t>
      </w:r>
      <w:proofErr w:type="gramEnd"/>
      <w:r>
        <w:t>上的顶部摄像机对该行李</w:t>
      </w:r>
      <w:proofErr w:type="gramStart"/>
      <w:r>
        <w:t>筐</w:t>
      </w:r>
      <w:proofErr w:type="gramEnd"/>
      <w:r>
        <w:t>进行判断，若识别为非空，</w:t>
      </w:r>
      <w:r w:rsidR="00062C99">
        <w:t>智能识别前端系统</w:t>
      </w:r>
      <w:r>
        <w:t>将该行李</w:t>
      </w:r>
      <w:proofErr w:type="gramStart"/>
      <w:r>
        <w:t>筐</w:t>
      </w:r>
      <w:proofErr w:type="gramEnd"/>
      <w:r>
        <w:t>RFID编号、非</w:t>
      </w:r>
      <w:proofErr w:type="gramStart"/>
      <w:r>
        <w:t>空状态</w:t>
      </w:r>
      <w:proofErr w:type="gramEnd"/>
      <w:r>
        <w:t>发送至回筐控制系统，回筐控制系统收到非</w:t>
      </w:r>
      <w:proofErr w:type="gramStart"/>
      <w:r>
        <w:t>空状态</w:t>
      </w:r>
      <w:proofErr w:type="gramEnd"/>
      <w:r>
        <w:t>信息时，则进行声光报警，提示旅客行李未取完；若识别为空，</w:t>
      </w:r>
      <w:r w:rsidR="00062C99">
        <w:t>智能识别前端系统</w:t>
      </w:r>
      <w:r>
        <w:t>将该行李</w:t>
      </w:r>
      <w:proofErr w:type="gramStart"/>
      <w:r>
        <w:t>筐</w:t>
      </w:r>
      <w:proofErr w:type="gramEnd"/>
      <w:r>
        <w:t>RFID编号、</w:t>
      </w:r>
      <w:proofErr w:type="gramStart"/>
      <w:r>
        <w:t>空状态</w:t>
      </w:r>
      <w:proofErr w:type="gramEnd"/>
      <w:r>
        <w:t>发送至回筐控制系统，回筐控制系统将空</w:t>
      </w:r>
      <w:proofErr w:type="gramStart"/>
      <w:r>
        <w:t>筐判断</w:t>
      </w:r>
      <w:proofErr w:type="gramEnd"/>
      <w:r>
        <w:t>回收位的空</w:t>
      </w:r>
      <w:proofErr w:type="gramStart"/>
      <w:r>
        <w:t>筐进行</w:t>
      </w:r>
      <w:proofErr w:type="gramEnd"/>
      <w:r>
        <w:t>翻转准备回收。</w:t>
      </w:r>
    </w:p>
    <w:p w14:paraId="0301C784" w14:textId="3489E454" w:rsidR="00DD384B" w:rsidRDefault="00DD384B" w:rsidP="00DD384B">
      <w:pPr>
        <w:ind w:firstLineChars="200" w:firstLine="480"/>
      </w:pPr>
      <w:r>
        <w:t>回筐控制系统将空</w:t>
      </w:r>
      <w:proofErr w:type="gramStart"/>
      <w:r>
        <w:t>筐判断</w:t>
      </w:r>
      <w:proofErr w:type="gramEnd"/>
      <w:r>
        <w:t>回收位的空</w:t>
      </w:r>
      <w:proofErr w:type="gramStart"/>
      <w:r>
        <w:t>筐进行</w:t>
      </w:r>
      <w:proofErr w:type="gramEnd"/>
      <w:r>
        <w:t>翻转，将筐内未识别的物品翻转倒出至翻转接收位，然后下沉准备回筐，此时下沉底部有RFID读取装置，读取到该筐RFID信息之后，回筐控制系统将RFID编号、时间戳发送至</w:t>
      </w:r>
      <w:r w:rsidR="00062C99">
        <w:t>智能识别前端系统</w:t>
      </w:r>
      <w:r>
        <w:t>，</w:t>
      </w:r>
      <w:r w:rsidR="00062C99">
        <w:t>智能识别前端系统</w:t>
      </w:r>
      <w:r>
        <w:t>将该行李</w:t>
      </w:r>
      <w:proofErr w:type="gramStart"/>
      <w:r>
        <w:t>筐</w:t>
      </w:r>
      <w:proofErr w:type="gramEnd"/>
      <w:r>
        <w:t>重置为空筐状态。</w:t>
      </w:r>
    </w:p>
    <w:p w14:paraId="1C26EFBE" w14:textId="36D8630C" w:rsidR="002278ED" w:rsidRPr="00EB4034" w:rsidRDefault="00D14E33" w:rsidP="007221AD">
      <w:pPr>
        <w:pStyle w:val="1"/>
        <w:numPr>
          <w:ilvl w:val="0"/>
          <w:numId w:val="1"/>
        </w:numPr>
      </w:pPr>
      <w:bookmarkStart w:id="46" w:name="_Toc34900021"/>
      <w:bookmarkStart w:id="47" w:name="_Toc34900022"/>
      <w:bookmarkStart w:id="48" w:name="_Toc34900023"/>
      <w:bookmarkStart w:id="49" w:name="_Toc34900024"/>
      <w:bookmarkStart w:id="50" w:name="_Toc34900025"/>
      <w:bookmarkStart w:id="51" w:name="_Toc34900026"/>
      <w:bookmarkStart w:id="52" w:name="_Toc34900027"/>
      <w:bookmarkStart w:id="53" w:name="_Toc34900036"/>
      <w:bookmarkStart w:id="54" w:name="_Toc34900037"/>
      <w:bookmarkStart w:id="55" w:name="_Toc42005824"/>
      <w:bookmarkEnd w:id="37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r>
        <w:rPr>
          <w:rFonts w:hint="eastAsia"/>
        </w:rPr>
        <w:t>系统设计</w:t>
      </w:r>
      <w:bookmarkEnd w:id="55"/>
    </w:p>
    <w:p w14:paraId="40B876A1" w14:textId="7762F1D6" w:rsidR="002278ED" w:rsidRPr="00EB4034" w:rsidRDefault="00BA13A5">
      <w:pPr>
        <w:ind w:firstLineChars="200" w:firstLine="480"/>
      </w:pPr>
      <w:r>
        <w:rPr>
          <w:rFonts w:hint="eastAsia"/>
        </w:rPr>
        <w:t>旅客随身行李智能传输系统</w:t>
      </w:r>
      <w:r w:rsidR="00740B8E" w:rsidRPr="00EB4034">
        <w:rPr>
          <w:rFonts w:hint="eastAsia"/>
        </w:rPr>
        <w:t>主要面向旅客，整体流程主要分为</w:t>
      </w:r>
      <w:r w:rsidR="00740B8E" w:rsidRPr="00EB4034">
        <w:t>3个阶段：</w:t>
      </w:r>
      <w:r w:rsidR="002442B2">
        <w:rPr>
          <w:rFonts w:hint="eastAsia"/>
        </w:rPr>
        <w:t>人包对应</w:t>
      </w:r>
      <w:r w:rsidR="00B106F8">
        <w:rPr>
          <w:rFonts w:hint="eastAsia"/>
        </w:rPr>
        <w:t>绑定</w:t>
      </w:r>
      <w:r w:rsidR="00740B8E" w:rsidRPr="00EB4034">
        <w:t>、</w:t>
      </w:r>
      <w:r w:rsidR="00A54596">
        <w:rPr>
          <w:rFonts w:hint="eastAsia"/>
        </w:rPr>
        <w:t>行李</w:t>
      </w:r>
      <w:proofErr w:type="gramStart"/>
      <w:r w:rsidR="00A54596">
        <w:rPr>
          <w:rFonts w:hint="eastAsia"/>
        </w:rPr>
        <w:t>筐</w:t>
      </w:r>
      <w:proofErr w:type="gramEnd"/>
      <w:r w:rsidR="00A95C67">
        <w:rPr>
          <w:rFonts w:hint="eastAsia"/>
        </w:rPr>
        <w:t>开包</w:t>
      </w:r>
      <w:r w:rsidR="00737AFA">
        <w:rPr>
          <w:rFonts w:hint="eastAsia"/>
        </w:rPr>
        <w:t>复检</w:t>
      </w:r>
      <w:r w:rsidR="00740B8E" w:rsidRPr="00EB4034">
        <w:t>、</w:t>
      </w:r>
      <w:r w:rsidR="00E96281">
        <w:rPr>
          <w:rFonts w:hint="eastAsia"/>
        </w:rPr>
        <w:t>空筐回收</w:t>
      </w:r>
      <w:r w:rsidR="006C4148">
        <w:rPr>
          <w:rFonts w:hint="eastAsia"/>
        </w:rPr>
        <w:t>返送</w:t>
      </w:r>
      <w:r w:rsidR="00740B8E" w:rsidRPr="00EB4034">
        <w:t>。</w:t>
      </w:r>
    </w:p>
    <w:p w14:paraId="4999147D" w14:textId="2BA851BA" w:rsidR="002278ED" w:rsidRPr="008D14C7" w:rsidRDefault="00560794" w:rsidP="00C620B9">
      <w:pPr>
        <w:pStyle w:val="2"/>
        <w:numPr>
          <w:ilvl w:val="1"/>
          <w:numId w:val="1"/>
        </w:numPr>
        <w:jc w:val="both"/>
      </w:pPr>
      <w:bookmarkStart w:id="56" w:name="_Toc42005825"/>
      <w:r>
        <w:rPr>
          <w:rFonts w:hint="eastAsia"/>
        </w:rPr>
        <w:t>人包对应绑定</w:t>
      </w:r>
      <w:bookmarkEnd w:id="56"/>
    </w:p>
    <w:p w14:paraId="75B2EE64" w14:textId="1FF14A34" w:rsidR="00590D8D" w:rsidRDefault="00051ED1" w:rsidP="009B7C6F">
      <w:pPr>
        <w:pStyle w:val="3"/>
        <w:numPr>
          <w:ilvl w:val="2"/>
          <w:numId w:val="1"/>
        </w:numPr>
      </w:pPr>
      <w:bookmarkStart w:id="57" w:name="_Toc42005826"/>
      <w:r>
        <w:rPr>
          <w:rFonts w:hint="eastAsia"/>
        </w:rPr>
        <w:lastRenderedPageBreak/>
        <w:t>待机界面</w:t>
      </w:r>
      <w:bookmarkEnd w:id="57"/>
    </w:p>
    <w:p w14:paraId="3D081C7A" w14:textId="020AF110" w:rsidR="00257906" w:rsidRDefault="00E112DF" w:rsidP="00257906">
      <w:pPr>
        <w:rPr>
          <w:b/>
          <w:bCs/>
        </w:rPr>
      </w:pPr>
      <w:r>
        <w:rPr>
          <w:rFonts w:hint="eastAsia"/>
          <w:b/>
          <w:bCs/>
        </w:rPr>
        <w:t>功能</w:t>
      </w:r>
      <w:r w:rsidR="00257906">
        <w:rPr>
          <w:rFonts w:hint="eastAsia"/>
          <w:b/>
          <w:bCs/>
        </w:rPr>
        <w:t>描述:</w:t>
      </w:r>
    </w:p>
    <w:p w14:paraId="7B3943BE" w14:textId="6EC42774" w:rsidR="00257906" w:rsidRDefault="00257906" w:rsidP="00854DB2">
      <w:pPr>
        <w:numPr>
          <w:ilvl w:val="0"/>
          <w:numId w:val="8"/>
        </w:numPr>
      </w:pPr>
      <w:r w:rsidRPr="00257906">
        <w:rPr>
          <w:rFonts w:hint="eastAsia"/>
        </w:rPr>
        <w:t>准备位机头</w:t>
      </w:r>
      <w:r>
        <w:rPr>
          <w:rFonts w:hint="eastAsia"/>
        </w:rPr>
        <w:t>待机页面。即没有旅客</w:t>
      </w:r>
      <w:r w:rsidR="00803C3F">
        <w:rPr>
          <w:rFonts w:hint="eastAsia"/>
        </w:rPr>
        <w:t>在</w:t>
      </w:r>
      <w:proofErr w:type="gramStart"/>
      <w:r w:rsidR="00803C3F">
        <w:rPr>
          <w:rFonts w:hint="eastAsia"/>
        </w:rPr>
        <w:t>准备位放行李</w:t>
      </w:r>
      <w:proofErr w:type="gramEnd"/>
      <w:r>
        <w:rPr>
          <w:rFonts w:hint="eastAsia"/>
        </w:rPr>
        <w:t>时，</w:t>
      </w:r>
      <w:r w:rsidR="008045B4" w:rsidRPr="00257906">
        <w:rPr>
          <w:rFonts w:hint="eastAsia"/>
        </w:rPr>
        <w:t>准备位机头</w:t>
      </w:r>
      <w:r w:rsidR="00724D91">
        <w:rPr>
          <w:rFonts w:hint="eastAsia"/>
        </w:rPr>
        <w:t>屏幕</w:t>
      </w:r>
      <w:r>
        <w:rPr>
          <w:rFonts w:hint="eastAsia"/>
        </w:rPr>
        <w:t>显示人脸</w:t>
      </w:r>
      <w:r w:rsidR="006E3DFF">
        <w:rPr>
          <w:rFonts w:hint="eastAsia"/>
        </w:rPr>
        <w:t>识别</w:t>
      </w:r>
      <w:r>
        <w:rPr>
          <w:rFonts w:hint="eastAsia"/>
        </w:rPr>
        <w:t>待机画面（视频流）；</w:t>
      </w:r>
    </w:p>
    <w:p w14:paraId="5EE8BE8B" w14:textId="2F337ED8" w:rsidR="00257906" w:rsidRDefault="0027269D" w:rsidP="00854DB2">
      <w:pPr>
        <w:numPr>
          <w:ilvl w:val="0"/>
          <w:numId w:val="8"/>
        </w:numPr>
      </w:pPr>
      <w:r>
        <w:rPr>
          <w:rFonts w:hint="eastAsia"/>
        </w:rPr>
        <w:t>人脸识别</w:t>
      </w:r>
      <w:r w:rsidR="00257906">
        <w:rPr>
          <w:rFonts w:hint="eastAsia"/>
        </w:rPr>
        <w:t>功能处于</w:t>
      </w:r>
      <w:ins w:id="58" w:author="Lee Jude" w:date="2020-06-02T15:27:00Z">
        <w:r w:rsidR="008E6394">
          <w:rPr>
            <w:rFonts w:hint="eastAsia"/>
          </w:rPr>
          <w:t>待机</w:t>
        </w:r>
      </w:ins>
      <w:r w:rsidR="00257906">
        <w:rPr>
          <w:rFonts w:hint="eastAsia"/>
        </w:rPr>
        <w:t>状态</w:t>
      </w:r>
      <w:ins w:id="59" w:author="Lee Jude" w:date="2020-06-02T15:22:00Z">
        <w:r w:rsidR="00C031D2">
          <w:rPr>
            <w:rFonts w:hint="eastAsia"/>
          </w:rPr>
          <w:t>；</w:t>
        </w:r>
      </w:ins>
      <w:ins w:id="60" w:author="luo" w:date="2020-06-02T11:29:00Z">
        <w:del w:id="61" w:author="Lee Jude" w:date="2020-06-02T15:28:00Z">
          <w:r w:rsidR="003C5834" w:rsidDel="00AF4B6C">
            <w:rPr>
              <w:rFonts w:hint="eastAsia"/>
            </w:rPr>
            <w:delText>行李框</w:delText>
          </w:r>
          <w:r w:rsidR="003C5834" w:rsidDel="00AF4B6C">
            <w:delText>放在整理台上才是</w:delText>
          </w:r>
        </w:del>
      </w:ins>
      <w:ins w:id="62" w:author="luo" w:date="2020-06-02T11:34:00Z">
        <w:del w:id="63" w:author="Lee Jude" w:date="2020-06-02T15:28:00Z">
          <w:r w:rsidR="003C5834" w:rsidDel="00AF4B6C">
            <w:rPr>
              <w:rFonts w:hint="eastAsia"/>
            </w:rPr>
            <w:delText>人脸</w:delText>
          </w:r>
          <w:r w:rsidR="003C5834" w:rsidDel="00AF4B6C">
            <w:delText>绑定</w:delText>
          </w:r>
        </w:del>
      </w:ins>
      <w:ins w:id="64" w:author="luo" w:date="2020-06-02T11:35:00Z">
        <w:del w:id="65" w:author="Lee Jude" w:date="2020-06-02T15:28:00Z">
          <w:r w:rsidR="003C5834" w:rsidDel="00AF4B6C">
            <w:delText>的开始</w:delText>
          </w:r>
        </w:del>
      </w:ins>
      <w:ins w:id="66" w:author="luo" w:date="2020-06-02T11:23:00Z">
        <w:del w:id="67" w:author="Lee Jude" w:date="2020-06-02T15:28:00Z">
          <w:r w:rsidR="008A1813" w:rsidDel="00AF4B6C">
            <w:delText>，</w:delText>
          </w:r>
        </w:del>
      </w:ins>
      <w:ins w:id="68" w:author="luo" w:date="2020-06-02T11:20:00Z">
        <w:del w:id="69" w:author="Lee Jude" w:date="2020-06-02T15:28:00Z">
          <w:r w:rsidR="008A1813" w:rsidDel="00AF4B6C">
            <w:rPr>
              <w:rFonts w:hint="eastAsia"/>
            </w:rPr>
            <w:delText>所有人脸</w:delText>
          </w:r>
          <w:r w:rsidR="008A1813" w:rsidDel="00AF4B6C">
            <w:delText>相关功能</w:delText>
          </w:r>
          <w:r w:rsidR="008A1813" w:rsidDel="00AF4B6C">
            <w:rPr>
              <w:rFonts w:hint="eastAsia"/>
            </w:rPr>
            <w:delText>（人脸</w:delText>
          </w:r>
          <w:r w:rsidR="008A1813" w:rsidDel="00AF4B6C">
            <w:delText>检测、寻优、识别</w:delText>
          </w:r>
          <w:r w:rsidR="008A1813" w:rsidDel="00AF4B6C">
            <w:rPr>
              <w:rFonts w:hint="eastAsia"/>
            </w:rPr>
            <w:delText>）</w:delText>
          </w:r>
          <w:r w:rsidR="008A1813" w:rsidDel="00AF4B6C">
            <w:delText>要等到收到</w:delText>
          </w:r>
          <w:r w:rsidR="008A1813" w:rsidDel="00AF4B6C">
            <w:rPr>
              <w:rFonts w:hint="eastAsia"/>
            </w:rPr>
            <w:delText>RFID号</w:delText>
          </w:r>
          <w:r w:rsidR="008A1813" w:rsidDel="00AF4B6C">
            <w:delText>后开始</w:delText>
          </w:r>
        </w:del>
      </w:ins>
      <w:ins w:id="70" w:author="luo" w:date="2020-06-02T11:35:00Z">
        <w:del w:id="71" w:author="Lee Jude" w:date="2020-06-02T15:28:00Z">
          <w:r w:rsidR="003C5834" w:rsidDel="00AF4B6C">
            <w:rPr>
              <w:rFonts w:hint="eastAsia"/>
            </w:rPr>
            <w:delText>，为</w:delText>
          </w:r>
          <w:r w:rsidR="003C5834" w:rsidDel="00AF4B6C">
            <w:delText>降低</w:delText>
          </w:r>
          <w:r w:rsidR="003C5834" w:rsidDel="00AF4B6C">
            <w:rPr>
              <w:rFonts w:hint="eastAsia"/>
            </w:rPr>
            <w:delText>CPU消耗</w:delText>
          </w:r>
          <w:r w:rsidR="003C5834" w:rsidDel="00AF4B6C">
            <w:delText>，人脸检测也在那个时候开始</w:delText>
          </w:r>
          <w:r w:rsidR="003C5834" w:rsidDel="00AF4B6C">
            <w:rPr>
              <w:rFonts w:hint="eastAsia"/>
            </w:rPr>
            <w:delText>，</w:delText>
          </w:r>
          <w:r w:rsidR="003C5834" w:rsidDel="00AF4B6C">
            <w:delText>时间来得及</w:delText>
          </w:r>
        </w:del>
      </w:ins>
      <w:del w:id="72" w:author="Lee Jude" w:date="2020-06-02T15:28:00Z">
        <w:r w:rsidR="00257906" w:rsidDel="00AF4B6C">
          <w:rPr>
            <w:rFonts w:hint="eastAsia"/>
          </w:rPr>
          <w:delText>；</w:delText>
        </w:r>
      </w:del>
    </w:p>
    <w:p w14:paraId="6BE14B9E" w14:textId="727598F2" w:rsidR="00F32919" w:rsidRDefault="00F32919" w:rsidP="00854DB2">
      <w:pPr>
        <w:numPr>
          <w:ilvl w:val="0"/>
          <w:numId w:val="8"/>
        </w:numPr>
      </w:pPr>
      <w:r>
        <w:rPr>
          <w:rFonts w:hint="eastAsia"/>
        </w:rPr>
        <w:t>R</w:t>
      </w:r>
      <w:r>
        <w:t>FID</w:t>
      </w:r>
      <w:r>
        <w:rPr>
          <w:rFonts w:hint="eastAsia"/>
        </w:rPr>
        <w:t>读取设备功能处于就绪状态</w:t>
      </w:r>
      <w:r w:rsidR="00023570">
        <w:rPr>
          <w:rFonts w:hint="eastAsia"/>
        </w:rPr>
        <w:t>；</w:t>
      </w:r>
    </w:p>
    <w:p w14:paraId="21E2B157" w14:textId="6740D71C" w:rsidR="00257906" w:rsidRDefault="00421E3A" w:rsidP="00854DB2">
      <w:pPr>
        <w:numPr>
          <w:ilvl w:val="0"/>
          <w:numId w:val="8"/>
        </w:numPr>
      </w:pPr>
      <w:r w:rsidRPr="00421E3A">
        <w:rPr>
          <w:rFonts w:hint="eastAsia"/>
        </w:rPr>
        <w:t>准备位隔离栏</w:t>
      </w:r>
      <w:r w:rsidR="00257906">
        <w:rPr>
          <w:rFonts w:hint="eastAsia"/>
        </w:rPr>
        <w:t>为</w:t>
      </w:r>
      <w:r>
        <w:rPr>
          <w:rFonts w:hint="eastAsia"/>
        </w:rPr>
        <w:t>上升锁定</w:t>
      </w:r>
      <w:r w:rsidR="00257906">
        <w:rPr>
          <w:rFonts w:hint="eastAsia"/>
        </w:rPr>
        <w:t>状态</w:t>
      </w:r>
      <w:ins w:id="73" w:author="Lee Jude" w:date="2020-06-02T15:22:00Z">
        <w:r w:rsidR="00297620">
          <w:rPr>
            <w:rFonts w:hint="eastAsia"/>
          </w:rPr>
          <w:t>；</w:t>
        </w:r>
      </w:ins>
    </w:p>
    <w:p w14:paraId="11C41784" w14:textId="77777777" w:rsidR="00E90CFE" w:rsidRDefault="00E90CFE" w:rsidP="00E90CFE">
      <w:pPr>
        <w:numPr>
          <w:ilvl w:val="0"/>
          <w:numId w:val="8"/>
        </w:numPr>
        <w:tabs>
          <w:tab w:val="left" w:pos="312"/>
        </w:tabs>
      </w:pPr>
      <w:r>
        <w:rPr>
          <w:rFonts w:hint="eastAsia"/>
        </w:rPr>
        <w:t>可自由设置有效检测区域（R</w:t>
      </w:r>
      <w:r>
        <w:t>OI</w:t>
      </w:r>
      <w:r>
        <w:rPr>
          <w:rFonts w:hint="eastAsia"/>
        </w:rPr>
        <w:t>）。</w:t>
      </w:r>
    </w:p>
    <w:p w14:paraId="5CCDC792" w14:textId="77777777" w:rsidR="00724534" w:rsidRDefault="00724534">
      <w:pPr>
        <w:rPr>
          <w:b/>
          <w:bCs/>
        </w:rPr>
      </w:pPr>
    </w:p>
    <w:p w14:paraId="2E73F959" w14:textId="20BF0FCC" w:rsidR="00590D8D" w:rsidRPr="00257906" w:rsidRDefault="009C383C">
      <w:pPr>
        <w:rPr>
          <w:b/>
          <w:bCs/>
        </w:rPr>
      </w:pPr>
      <w:r>
        <w:rPr>
          <w:rFonts w:hint="eastAsia"/>
          <w:b/>
          <w:bCs/>
        </w:rPr>
        <w:t>原型描述：</w:t>
      </w:r>
    </w:p>
    <w:p w14:paraId="2D5D1651" w14:textId="3B82DB0F" w:rsidR="00257906" w:rsidRDefault="00DB2C55" w:rsidP="00DB2C5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67B3EB1" wp14:editId="50F73D85">
            <wp:extent cx="2865293" cy="3825337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9672" cy="383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1D58" w14:textId="7002933B" w:rsidR="00680E9A" w:rsidRDefault="00680E9A" w:rsidP="00680E9A">
      <w:pPr>
        <w:jc w:val="center"/>
        <w:rPr>
          <w:b/>
          <w:sz w:val="21"/>
        </w:rPr>
      </w:pPr>
      <w:r w:rsidRPr="00A24E9E">
        <w:rPr>
          <w:rFonts w:hint="eastAsia"/>
          <w:b/>
          <w:sz w:val="21"/>
        </w:rPr>
        <w:t>图</w:t>
      </w:r>
      <w:r w:rsidR="00BA7FC2">
        <w:rPr>
          <w:rFonts w:hint="eastAsia"/>
          <w:b/>
          <w:sz w:val="21"/>
        </w:rPr>
        <w:t>4</w:t>
      </w:r>
      <w:r w:rsidR="00BA7FC2">
        <w:rPr>
          <w:b/>
          <w:sz w:val="21"/>
        </w:rPr>
        <w:t>.</w:t>
      </w:r>
      <w:r>
        <w:rPr>
          <w:rFonts w:hint="eastAsia"/>
          <w:b/>
          <w:sz w:val="21"/>
        </w:rPr>
        <w:t>1</w:t>
      </w:r>
      <w:r w:rsidR="000E45CE">
        <w:rPr>
          <w:rFonts w:hint="eastAsia"/>
          <w:b/>
          <w:sz w:val="21"/>
        </w:rPr>
        <w:t>待机界面</w:t>
      </w:r>
      <w:r w:rsidRPr="00EB4034">
        <w:rPr>
          <w:rFonts w:hint="eastAsia"/>
          <w:b/>
          <w:sz w:val="21"/>
        </w:rPr>
        <w:t>示意图</w:t>
      </w:r>
    </w:p>
    <w:p w14:paraId="30047C88" w14:textId="2F22D6CB" w:rsidR="002278ED" w:rsidRPr="00A24E9E" w:rsidRDefault="00551283" w:rsidP="00C620B9">
      <w:pPr>
        <w:pStyle w:val="3"/>
        <w:numPr>
          <w:ilvl w:val="2"/>
          <w:numId w:val="1"/>
        </w:numPr>
      </w:pPr>
      <w:bookmarkStart w:id="74" w:name="_Toc42005827"/>
      <w:r>
        <w:rPr>
          <w:rFonts w:hint="eastAsia"/>
        </w:rPr>
        <w:t>识别成功</w:t>
      </w:r>
      <w:bookmarkEnd w:id="74"/>
    </w:p>
    <w:p w14:paraId="0B5C5E0E" w14:textId="77777777" w:rsidR="00842202" w:rsidRDefault="00842202" w:rsidP="00842202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功能描述：</w:t>
      </w:r>
    </w:p>
    <w:p w14:paraId="719108AA" w14:textId="0A54126E" w:rsidR="00842202" w:rsidRDefault="00373F13" w:rsidP="00854DB2">
      <w:pPr>
        <w:numPr>
          <w:ilvl w:val="0"/>
          <w:numId w:val="5"/>
        </w:numPr>
        <w:rPr>
          <w:color w:val="000000" w:themeColor="text1"/>
        </w:rPr>
      </w:pPr>
      <w:del w:id="75" w:author="Lee Jude" w:date="2020-06-02T15:27:00Z">
        <w:r w:rsidDel="00D60F16">
          <w:rPr>
            <w:rFonts w:hint="eastAsia"/>
            <w:color w:val="000000" w:themeColor="text1"/>
          </w:rPr>
          <w:delText>准备位机头</w:delText>
        </w:r>
        <w:r w:rsidR="001C6401" w:rsidDel="00D60F16">
          <w:rPr>
            <w:rFonts w:hint="eastAsia"/>
            <w:color w:val="000000" w:themeColor="text1"/>
          </w:rPr>
          <w:delText>的</w:delText>
        </w:r>
        <w:r w:rsidR="00842202" w:rsidDel="00D60F16">
          <w:rPr>
            <w:rFonts w:hint="eastAsia"/>
            <w:color w:val="000000" w:themeColor="text1"/>
          </w:rPr>
          <w:delText>摄像头检测到人脸后，</w:delText>
        </w:r>
        <w:r w:rsidR="00AE62F4" w:rsidDel="00D60F16">
          <w:rPr>
            <w:rFonts w:hint="eastAsia"/>
            <w:color w:val="000000" w:themeColor="text1"/>
          </w:rPr>
          <w:delText>并且获取到行李筐R</w:delText>
        </w:r>
        <w:r w:rsidR="00AE62F4" w:rsidDel="00D60F16">
          <w:rPr>
            <w:color w:val="000000" w:themeColor="text1"/>
          </w:rPr>
          <w:delText>FID</w:delText>
        </w:r>
        <w:r w:rsidR="00AE62F4" w:rsidDel="00D60F16">
          <w:rPr>
            <w:rFonts w:hint="eastAsia"/>
            <w:color w:val="000000" w:themeColor="text1"/>
          </w:rPr>
          <w:delText>编号时，</w:delText>
        </w:r>
        <w:r w:rsidR="00842202" w:rsidDel="00D60F16">
          <w:rPr>
            <w:rFonts w:hint="eastAsia"/>
            <w:color w:val="000000" w:themeColor="text1"/>
          </w:rPr>
          <w:delText>向</w:delText>
        </w:r>
        <w:r w:rsidR="00ED418B" w:rsidDel="00D60F16">
          <w:rPr>
            <w:rFonts w:hint="eastAsia"/>
            <w:color w:val="000000" w:themeColor="text1"/>
          </w:rPr>
          <w:delText>人脸识别</w:delText>
        </w:r>
        <w:r w:rsidR="00842202" w:rsidDel="00D60F16">
          <w:rPr>
            <w:rFonts w:hint="eastAsia"/>
            <w:color w:val="000000" w:themeColor="text1"/>
          </w:rPr>
          <w:delText>服务器发送比对请求；</w:delText>
        </w:r>
      </w:del>
      <w:ins w:id="76" w:author="Lee Jude" w:date="2020-06-02T15:27:00Z">
        <w:r w:rsidR="00D60F16">
          <w:rPr>
            <w:rFonts w:hint="eastAsia"/>
            <w:color w:val="000000" w:themeColor="text1"/>
          </w:rPr>
          <w:t>准备位R</w:t>
        </w:r>
        <w:r w:rsidR="00D60F16">
          <w:rPr>
            <w:color w:val="000000" w:themeColor="text1"/>
          </w:rPr>
          <w:t>FID</w:t>
        </w:r>
        <w:r w:rsidR="00D60F16">
          <w:rPr>
            <w:rFonts w:hint="eastAsia"/>
            <w:color w:val="000000" w:themeColor="text1"/>
          </w:rPr>
          <w:t>读取装置读取到当前行李</w:t>
        </w:r>
        <w:proofErr w:type="gramStart"/>
        <w:r w:rsidR="00D60F16">
          <w:rPr>
            <w:rFonts w:hint="eastAsia"/>
            <w:color w:val="000000" w:themeColor="text1"/>
          </w:rPr>
          <w:t>筐</w:t>
        </w:r>
        <w:proofErr w:type="gramEnd"/>
        <w:r w:rsidR="00D60F16">
          <w:rPr>
            <w:rFonts w:hint="eastAsia"/>
            <w:color w:val="000000" w:themeColor="text1"/>
          </w:rPr>
          <w:t>R</w:t>
        </w:r>
        <w:r w:rsidR="00D60F16">
          <w:rPr>
            <w:color w:val="000000" w:themeColor="text1"/>
          </w:rPr>
          <w:t>FID</w:t>
        </w:r>
        <w:r w:rsidR="00D60F16">
          <w:rPr>
            <w:rFonts w:hint="eastAsia"/>
            <w:color w:val="000000" w:themeColor="text1"/>
          </w:rPr>
          <w:t>编号时候，触发准备位机头的摄像</w:t>
        </w:r>
        <w:r w:rsidR="00D60F16">
          <w:rPr>
            <w:rFonts w:hint="eastAsia"/>
            <w:color w:val="000000" w:themeColor="text1"/>
          </w:rPr>
          <w:lastRenderedPageBreak/>
          <w:t>头进行人脸检测，检测到人脸后向人脸识别服务器发送比对请求；</w:t>
        </w:r>
      </w:ins>
    </w:p>
    <w:p w14:paraId="640649D5" w14:textId="3B54F89E" w:rsidR="00842202" w:rsidRDefault="00842202" w:rsidP="00854DB2">
      <w:pPr>
        <w:numPr>
          <w:ilvl w:val="0"/>
          <w:numId w:val="5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如果比对成功</w:t>
      </w:r>
      <w:r w:rsidR="000107ED">
        <w:rPr>
          <w:rFonts w:hint="eastAsia"/>
          <w:color w:val="000000" w:themeColor="text1"/>
        </w:rPr>
        <w:t>，</w:t>
      </w:r>
      <w:r w:rsidR="006D7734">
        <w:rPr>
          <w:rFonts w:hint="eastAsia"/>
          <w:color w:val="000000" w:themeColor="text1"/>
        </w:rPr>
        <w:t>准备位隔离栏下沉</w:t>
      </w:r>
      <w:r>
        <w:rPr>
          <w:rFonts w:hint="eastAsia"/>
          <w:color w:val="000000" w:themeColor="text1"/>
        </w:rPr>
        <w:t>。</w:t>
      </w:r>
      <w:r w:rsidR="00ED478C">
        <w:rPr>
          <w:rFonts w:hint="eastAsia"/>
          <w:color w:val="000000" w:themeColor="text1"/>
        </w:rPr>
        <w:t>准备位机头</w:t>
      </w:r>
      <w:r w:rsidR="00241600">
        <w:rPr>
          <w:rFonts w:hint="eastAsia"/>
          <w:color w:val="000000" w:themeColor="text1"/>
        </w:rPr>
        <w:t>屏幕</w:t>
      </w:r>
      <w:r>
        <w:rPr>
          <w:rFonts w:hint="eastAsia"/>
          <w:color w:val="000000" w:themeColor="text1"/>
        </w:rPr>
        <w:t>页面显示现场照、</w:t>
      </w:r>
      <w:r w:rsidR="00961AB4">
        <w:rPr>
          <w:rFonts w:hint="eastAsia"/>
          <w:color w:val="000000" w:themeColor="text1"/>
        </w:rPr>
        <w:t>识别</w:t>
      </w:r>
      <w:r>
        <w:rPr>
          <w:rFonts w:hint="eastAsia"/>
          <w:color w:val="000000" w:themeColor="text1"/>
        </w:rPr>
        <w:t>成功提示；</w:t>
      </w:r>
    </w:p>
    <w:p w14:paraId="604B55C1" w14:textId="1019F4CE" w:rsidR="00842202" w:rsidDel="003C4026" w:rsidRDefault="00842202" w:rsidP="00854DB2">
      <w:pPr>
        <w:numPr>
          <w:ilvl w:val="0"/>
          <w:numId w:val="5"/>
        </w:numPr>
        <w:rPr>
          <w:del w:id="77" w:author="Lee Jude" w:date="2020-06-02T15:28:00Z"/>
          <w:color w:val="000000" w:themeColor="text1"/>
        </w:rPr>
      </w:pPr>
      <w:bookmarkStart w:id="78" w:name="_Hlk39854566"/>
      <w:del w:id="79" w:author="Lee Jude" w:date="2020-06-02T15:28:00Z">
        <w:r w:rsidDel="003C4026">
          <w:rPr>
            <w:rFonts w:hint="eastAsia"/>
            <w:color w:val="000000" w:themeColor="text1"/>
          </w:rPr>
          <w:delText>语音提示“</w:delText>
        </w:r>
        <w:r w:rsidR="001E66C6" w:rsidDel="003C4026">
          <w:rPr>
            <w:rFonts w:hint="eastAsia"/>
            <w:color w:val="000000" w:themeColor="text1"/>
          </w:rPr>
          <w:delText>识别</w:delText>
        </w:r>
        <w:r w:rsidDel="003C4026">
          <w:rPr>
            <w:rFonts w:hint="eastAsia"/>
            <w:color w:val="000000" w:themeColor="text1"/>
          </w:rPr>
          <w:delText>成功，请</w:delText>
        </w:r>
        <w:r w:rsidR="00A72BB5" w:rsidDel="003C4026">
          <w:rPr>
            <w:rFonts w:hint="eastAsia"/>
            <w:color w:val="000000" w:themeColor="text1"/>
          </w:rPr>
          <w:delText>推筐</w:delText>
        </w:r>
        <w:r w:rsidDel="003C4026">
          <w:rPr>
            <w:rFonts w:hint="eastAsia"/>
            <w:color w:val="000000" w:themeColor="text1"/>
          </w:rPr>
          <w:delText>”</w:delText>
        </w:r>
      </w:del>
      <w:ins w:id="80" w:author="luo" w:date="2020-06-02T11:37:00Z">
        <w:del w:id="81" w:author="Lee Jude" w:date="2020-06-02T15:28:00Z">
          <w:r w:rsidR="003C5834" w:rsidDel="003C4026">
            <w:rPr>
              <w:rFonts w:hint="eastAsia"/>
              <w:color w:val="000000" w:themeColor="text1"/>
            </w:rPr>
            <w:delText>（语音</w:delText>
          </w:r>
          <w:r w:rsidR="003C5834" w:rsidDel="003C4026">
            <w:rPr>
              <w:color w:val="000000" w:themeColor="text1"/>
            </w:rPr>
            <w:delText>提示看</w:delText>
          </w:r>
          <w:r w:rsidR="003C5834" w:rsidDel="003C4026">
            <w:rPr>
              <w:rFonts w:hint="eastAsia"/>
              <w:color w:val="000000" w:themeColor="text1"/>
            </w:rPr>
            <w:delText>是否</w:delText>
          </w:r>
          <w:r w:rsidR="003C5834" w:rsidDel="003C4026">
            <w:rPr>
              <w:color w:val="000000" w:themeColor="text1"/>
            </w:rPr>
            <w:delText>要加，因为只有</w:delText>
          </w:r>
          <w:r w:rsidR="003C5834" w:rsidDel="003C4026">
            <w:rPr>
              <w:rFonts w:hint="eastAsia"/>
              <w:color w:val="000000" w:themeColor="text1"/>
            </w:rPr>
            <w:delText>1台</w:delText>
          </w:r>
          <w:r w:rsidR="003C5834" w:rsidDel="003C4026">
            <w:rPr>
              <w:color w:val="000000" w:themeColor="text1"/>
            </w:rPr>
            <w:delText>电脑，有</w:delText>
          </w:r>
        </w:del>
      </w:ins>
      <w:ins w:id="82" w:author="luo" w:date="2020-06-02T11:38:00Z">
        <w:del w:id="83" w:author="Lee Jude" w:date="2020-06-02T15:28:00Z">
          <w:r w:rsidR="003C5834" w:rsidDel="003C4026">
            <w:rPr>
              <w:rFonts w:hint="eastAsia"/>
              <w:color w:val="000000" w:themeColor="text1"/>
            </w:rPr>
            <w:delText>3个</w:delText>
          </w:r>
          <w:r w:rsidR="003C5834" w:rsidDel="003C4026">
            <w:rPr>
              <w:color w:val="000000" w:themeColor="text1"/>
            </w:rPr>
            <w:delText>显示屏，大家都有语音就要混淆</w:delText>
          </w:r>
        </w:del>
      </w:ins>
      <w:ins w:id="84" w:author="luo" w:date="2020-06-02T11:37:00Z">
        <w:del w:id="85" w:author="Lee Jude" w:date="2020-06-02T15:28:00Z">
          <w:r w:rsidR="003C5834" w:rsidDel="003C4026">
            <w:rPr>
              <w:rFonts w:hint="eastAsia"/>
              <w:color w:val="000000" w:themeColor="text1"/>
            </w:rPr>
            <w:delText>）</w:delText>
          </w:r>
        </w:del>
      </w:ins>
      <w:del w:id="86" w:author="Lee Jude" w:date="2020-06-02T15:28:00Z">
        <w:r w:rsidDel="003C4026">
          <w:rPr>
            <w:rFonts w:hint="eastAsia"/>
            <w:color w:val="000000" w:themeColor="text1"/>
          </w:rPr>
          <w:delText>；</w:delText>
        </w:r>
      </w:del>
    </w:p>
    <w:p w14:paraId="4525C419" w14:textId="6D8541A5" w:rsidR="00842202" w:rsidRDefault="00893F35" w:rsidP="00854DB2">
      <w:pPr>
        <w:numPr>
          <w:ilvl w:val="0"/>
          <w:numId w:val="5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准备位隔离栏下沉</w:t>
      </w:r>
      <w:r w:rsidR="00842202">
        <w:rPr>
          <w:rFonts w:hint="eastAsia"/>
          <w:color w:val="000000" w:themeColor="text1"/>
        </w:rPr>
        <w:t>期间不发送比对请求。如果</w:t>
      </w:r>
      <w:r w:rsidR="006C7275">
        <w:rPr>
          <w:rFonts w:hint="eastAsia"/>
          <w:color w:val="000000" w:themeColor="text1"/>
        </w:rPr>
        <w:t>准备位隔离栏</w:t>
      </w:r>
      <w:r w:rsidR="00842202">
        <w:rPr>
          <w:rFonts w:hint="eastAsia"/>
          <w:color w:val="000000" w:themeColor="text1"/>
        </w:rPr>
        <w:t>超时</w:t>
      </w:r>
      <w:r w:rsidR="006C7275">
        <w:rPr>
          <w:rFonts w:hint="eastAsia"/>
          <w:color w:val="000000" w:themeColor="text1"/>
        </w:rPr>
        <w:t>上升锁定</w:t>
      </w:r>
      <w:r w:rsidR="00842202">
        <w:rPr>
          <w:rFonts w:hint="eastAsia"/>
          <w:color w:val="000000" w:themeColor="text1"/>
        </w:rPr>
        <w:t>，则重新发送比对请求。</w:t>
      </w:r>
    </w:p>
    <w:bookmarkEnd w:id="78"/>
    <w:p w14:paraId="54E0DE01" w14:textId="77777777" w:rsidR="00842202" w:rsidRDefault="00842202" w:rsidP="00842202">
      <w:pPr>
        <w:tabs>
          <w:tab w:val="left" w:pos="312"/>
        </w:tabs>
        <w:rPr>
          <w:color w:val="000000" w:themeColor="text1"/>
        </w:rPr>
      </w:pPr>
    </w:p>
    <w:p w14:paraId="51B1ADEB" w14:textId="77777777" w:rsidR="00842202" w:rsidRDefault="00842202" w:rsidP="00842202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原型描述：</w:t>
      </w:r>
    </w:p>
    <w:p w14:paraId="54E25ED1" w14:textId="1B8218F5" w:rsidR="00842202" w:rsidRDefault="00F81F35" w:rsidP="005C7202">
      <w:pPr>
        <w:jc w:val="center"/>
      </w:pPr>
      <w:r>
        <w:rPr>
          <w:noProof/>
        </w:rPr>
        <w:drawing>
          <wp:inline distT="0" distB="0" distL="0" distR="0" wp14:anchorId="690429BF" wp14:editId="41D4E6B9">
            <wp:extent cx="2649453" cy="3532909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0686" cy="353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0281" w14:textId="23642AF0" w:rsidR="005C7202" w:rsidRDefault="005C7202" w:rsidP="005C7202">
      <w:pPr>
        <w:jc w:val="center"/>
        <w:rPr>
          <w:b/>
          <w:sz w:val="21"/>
        </w:rPr>
      </w:pPr>
      <w:r w:rsidRPr="00A24E9E">
        <w:rPr>
          <w:rFonts w:hint="eastAsia"/>
          <w:b/>
          <w:sz w:val="21"/>
        </w:rPr>
        <w:t>图</w:t>
      </w:r>
      <w:r>
        <w:rPr>
          <w:rFonts w:hint="eastAsia"/>
          <w:b/>
          <w:sz w:val="21"/>
        </w:rPr>
        <w:t>4</w:t>
      </w:r>
      <w:r>
        <w:rPr>
          <w:b/>
          <w:sz w:val="21"/>
        </w:rPr>
        <w:t>.2</w:t>
      </w:r>
      <w:r w:rsidR="007E5489">
        <w:rPr>
          <w:rFonts w:hint="eastAsia"/>
          <w:b/>
          <w:sz w:val="21"/>
        </w:rPr>
        <w:t>识别成功界面</w:t>
      </w:r>
      <w:r w:rsidRPr="00EB4034">
        <w:rPr>
          <w:rFonts w:hint="eastAsia"/>
          <w:b/>
          <w:sz w:val="21"/>
        </w:rPr>
        <w:t>示意图</w:t>
      </w:r>
    </w:p>
    <w:p w14:paraId="54CCCB1A" w14:textId="5A2B492D" w:rsidR="00F62824" w:rsidRPr="00A24E9E" w:rsidRDefault="00F62824" w:rsidP="00F62824">
      <w:pPr>
        <w:pStyle w:val="3"/>
        <w:numPr>
          <w:ilvl w:val="2"/>
          <w:numId w:val="1"/>
        </w:numPr>
      </w:pPr>
      <w:bookmarkStart w:id="87" w:name="_Toc42005828"/>
      <w:r>
        <w:rPr>
          <w:rFonts w:hint="eastAsia"/>
        </w:rPr>
        <w:t>识别失败</w:t>
      </w:r>
      <w:bookmarkEnd w:id="87"/>
    </w:p>
    <w:p w14:paraId="1C6C0E56" w14:textId="77777777" w:rsidR="002278ED" w:rsidRPr="008D14C7" w:rsidRDefault="00740B8E">
      <w:pPr>
        <w:rPr>
          <w:b/>
          <w:bCs/>
        </w:rPr>
      </w:pPr>
      <w:r w:rsidRPr="008D14C7">
        <w:rPr>
          <w:rFonts w:hint="eastAsia"/>
          <w:b/>
          <w:bCs/>
        </w:rPr>
        <w:t>功能描述：</w:t>
      </w:r>
    </w:p>
    <w:p w14:paraId="10CA3C2A" w14:textId="0B1DDFD3" w:rsidR="002679BE" w:rsidRDefault="002679BE" w:rsidP="00854DB2">
      <w:pPr>
        <w:numPr>
          <w:ilvl w:val="0"/>
          <w:numId w:val="9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如果</w:t>
      </w:r>
      <w:r w:rsidR="000478FB">
        <w:rPr>
          <w:rFonts w:hint="eastAsia"/>
          <w:color w:val="000000" w:themeColor="text1"/>
        </w:rPr>
        <w:t>识别</w:t>
      </w:r>
      <w:r>
        <w:rPr>
          <w:rFonts w:hint="eastAsia"/>
          <w:color w:val="000000" w:themeColor="text1"/>
        </w:rPr>
        <w:t>失败，</w:t>
      </w:r>
      <w:r w:rsidR="00DE209C">
        <w:rPr>
          <w:rFonts w:hint="eastAsia"/>
          <w:color w:val="000000" w:themeColor="text1"/>
        </w:rPr>
        <w:t>准备位隔离栏</w:t>
      </w:r>
      <w:r>
        <w:rPr>
          <w:rFonts w:hint="eastAsia"/>
          <w:color w:val="000000" w:themeColor="text1"/>
        </w:rPr>
        <w:t>不</w:t>
      </w:r>
      <w:r w:rsidR="00DE209C">
        <w:rPr>
          <w:rFonts w:hint="eastAsia"/>
          <w:color w:val="000000" w:themeColor="text1"/>
        </w:rPr>
        <w:t>下沉</w:t>
      </w:r>
      <w:r>
        <w:rPr>
          <w:rFonts w:hint="eastAsia"/>
          <w:color w:val="000000" w:themeColor="text1"/>
        </w:rPr>
        <w:t>。闸机屏页面显示现场照、“请正视屏幕”文字提示；</w:t>
      </w:r>
    </w:p>
    <w:p w14:paraId="3972BF0C" w14:textId="44A964D4" w:rsidR="002679BE" w:rsidDel="003E025B" w:rsidRDefault="002679BE" w:rsidP="00854DB2">
      <w:pPr>
        <w:numPr>
          <w:ilvl w:val="0"/>
          <w:numId w:val="9"/>
        </w:numPr>
        <w:rPr>
          <w:del w:id="88" w:author="Lee Jude" w:date="2020-06-02T15:28:00Z"/>
          <w:color w:val="000000" w:themeColor="text1"/>
        </w:rPr>
      </w:pPr>
      <w:del w:id="89" w:author="Lee Jude" w:date="2020-06-02T15:28:00Z">
        <w:r w:rsidRPr="00ED18F6" w:rsidDel="003E025B">
          <w:rPr>
            <w:rFonts w:hint="eastAsia"/>
            <w:color w:val="FF0000"/>
          </w:rPr>
          <w:delText>语音提示</w:delText>
        </w:r>
        <w:r w:rsidDel="003E025B">
          <w:rPr>
            <w:rFonts w:hint="eastAsia"/>
            <w:color w:val="000000" w:themeColor="text1"/>
          </w:rPr>
          <w:delText>“请正视屏幕”；</w:delText>
        </w:r>
      </w:del>
    </w:p>
    <w:p w14:paraId="0217F426" w14:textId="137F1CF3" w:rsidR="002679BE" w:rsidRDefault="002679BE" w:rsidP="00854DB2">
      <w:pPr>
        <w:numPr>
          <w:ilvl w:val="0"/>
          <w:numId w:val="9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如果同一人多次</w:t>
      </w:r>
      <w:r w:rsidR="0012593C">
        <w:rPr>
          <w:rFonts w:hint="eastAsia"/>
          <w:color w:val="000000" w:themeColor="text1"/>
        </w:rPr>
        <w:t>识别</w:t>
      </w:r>
      <w:r>
        <w:rPr>
          <w:rFonts w:hint="eastAsia"/>
          <w:color w:val="000000" w:themeColor="text1"/>
        </w:rPr>
        <w:t>仍然不通过，屏幕显示“请联系工作人员”文字提示。（次数可配置）</w:t>
      </w:r>
      <w:ins w:id="90" w:author="Lee Jude" w:date="2020-06-02T15:28:00Z">
        <w:r w:rsidR="002D18D9">
          <w:rPr>
            <w:rFonts w:hint="eastAsia"/>
            <w:color w:val="000000" w:themeColor="text1"/>
          </w:rPr>
          <w:t>；</w:t>
        </w:r>
      </w:ins>
    </w:p>
    <w:p w14:paraId="6BFDFF8A" w14:textId="3F516B69" w:rsidR="002679BE" w:rsidRDefault="002679BE" w:rsidP="00854DB2">
      <w:pPr>
        <w:numPr>
          <w:ilvl w:val="0"/>
          <w:numId w:val="9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语音提示“请联系工作人员”（重复2次暂定）</w:t>
      </w:r>
      <w:ins w:id="91" w:author="Lee Jude" w:date="2020-06-02T15:28:00Z">
        <w:r w:rsidR="002D18D9">
          <w:rPr>
            <w:rFonts w:hint="eastAsia"/>
            <w:color w:val="000000" w:themeColor="text1"/>
          </w:rPr>
          <w:t>。</w:t>
        </w:r>
      </w:ins>
    </w:p>
    <w:p w14:paraId="067F2521" w14:textId="77777777" w:rsidR="002278ED" w:rsidRPr="002679BE" w:rsidRDefault="002278ED"/>
    <w:p w14:paraId="56C020F4" w14:textId="77777777" w:rsidR="002278ED" w:rsidRPr="00EB4034" w:rsidRDefault="00740B8E">
      <w:pPr>
        <w:rPr>
          <w:b/>
          <w:bCs/>
        </w:rPr>
      </w:pPr>
      <w:r w:rsidRPr="00EB4034">
        <w:rPr>
          <w:rFonts w:hint="eastAsia"/>
          <w:b/>
          <w:bCs/>
        </w:rPr>
        <w:lastRenderedPageBreak/>
        <w:t>原型描述：</w:t>
      </w:r>
    </w:p>
    <w:p w14:paraId="23BD12CC" w14:textId="6D86472B" w:rsidR="002278ED" w:rsidRPr="00A24E9E" w:rsidRDefault="00724B5B">
      <w:pPr>
        <w:jc w:val="center"/>
      </w:pPr>
      <w:r w:rsidRPr="008D14C7">
        <w:rPr>
          <w:rFonts w:ascii="Times New Roman" w:eastAsia="Times New Roman" w:hAnsi="Times New Roman" w:cs="Times New Roman"/>
          <w:snapToGrid w:val="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778ED">
        <w:rPr>
          <w:noProof/>
        </w:rPr>
        <w:drawing>
          <wp:inline distT="0" distB="0" distL="0" distR="0" wp14:anchorId="6374008C" wp14:editId="27C6B426">
            <wp:extent cx="2687782" cy="358401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1820" cy="360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8ED" w:rsidRPr="008778ED">
        <w:rPr>
          <w:noProof/>
        </w:rPr>
        <w:t xml:space="preserve"> </w:t>
      </w:r>
      <w:r w:rsidR="002169E4">
        <w:rPr>
          <w:noProof/>
        </w:rPr>
        <w:drawing>
          <wp:inline distT="0" distB="0" distL="0" distR="0" wp14:anchorId="53652119" wp14:editId="2CB45031">
            <wp:extent cx="2671272" cy="3562004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3238" cy="359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F17B" w14:textId="333ADE28" w:rsidR="00796541" w:rsidRDefault="00796541" w:rsidP="00796541">
      <w:pPr>
        <w:jc w:val="center"/>
        <w:rPr>
          <w:b/>
          <w:sz w:val="21"/>
        </w:rPr>
      </w:pPr>
      <w:r w:rsidRPr="00A24E9E">
        <w:rPr>
          <w:rFonts w:hint="eastAsia"/>
          <w:b/>
          <w:sz w:val="21"/>
        </w:rPr>
        <w:t>图</w:t>
      </w:r>
      <w:r>
        <w:rPr>
          <w:rFonts w:hint="eastAsia"/>
          <w:b/>
          <w:sz w:val="21"/>
        </w:rPr>
        <w:t>4</w:t>
      </w:r>
      <w:r>
        <w:rPr>
          <w:b/>
          <w:sz w:val="21"/>
        </w:rPr>
        <w:t>.3</w:t>
      </w:r>
      <w:r>
        <w:rPr>
          <w:rFonts w:hint="eastAsia"/>
          <w:b/>
          <w:sz w:val="21"/>
        </w:rPr>
        <w:t>识别</w:t>
      </w:r>
      <w:r w:rsidR="00297F7F">
        <w:rPr>
          <w:rFonts w:hint="eastAsia"/>
          <w:b/>
          <w:sz w:val="21"/>
        </w:rPr>
        <w:t>失败提示</w:t>
      </w:r>
      <w:r>
        <w:rPr>
          <w:rFonts w:hint="eastAsia"/>
          <w:b/>
          <w:sz w:val="21"/>
        </w:rPr>
        <w:t>界面</w:t>
      </w:r>
      <w:r w:rsidRPr="00EB4034">
        <w:rPr>
          <w:rFonts w:hint="eastAsia"/>
          <w:b/>
          <w:sz w:val="21"/>
        </w:rPr>
        <w:t>示意图</w:t>
      </w:r>
    </w:p>
    <w:p w14:paraId="7F4B804F" w14:textId="3C2172DB" w:rsidR="002278ED" w:rsidRPr="00EB4034" w:rsidRDefault="003E29F8" w:rsidP="00C620B9">
      <w:pPr>
        <w:pStyle w:val="3"/>
        <w:numPr>
          <w:ilvl w:val="2"/>
          <w:numId w:val="1"/>
        </w:numPr>
      </w:pPr>
      <w:bookmarkStart w:id="92" w:name="_Toc42005829"/>
      <w:r>
        <w:rPr>
          <w:rFonts w:hint="eastAsia"/>
        </w:rPr>
        <w:t>人工绑定</w:t>
      </w:r>
      <w:bookmarkEnd w:id="92"/>
    </w:p>
    <w:p w14:paraId="0604DF5D" w14:textId="77777777" w:rsidR="002278ED" w:rsidRPr="008D14C7" w:rsidRDefault="00740B8E">
      <w:pPr>
        <w:rPr>
          <w:b/>
          <w:bCs/>
        </w:rPr>
      </w:pPr>
      <w:r w:rsidRPr="008D14C7">
        <w:rPr>
          <w:rFonts w:hint="eastAsia"/>
          <w:b/>
          <w:bCs/>
        </w:rPr>
        <w:t>功能描述：</w:t>
      </w:r>
    </w:p>
    <w:p w14:paraId="239A6DB7" w14:textId="47B2E0DC" w:rsidR="009A04BE" w:rsidRDefault="00CD0B12" w:rsidP="00854DB2">
      <w:pPr>
        <w:numPr>
          <w:ilvl w:val="0"/>
          <w:numId w:val="6"/>
        </w:numPr>
        <w:rPr>
          <w:ins w:id="93" w:author="Lee Jude" w:date="2020-06-02T15:28:00Z"/>
        </w:rPr>
      </w:pPr>
      <w:r>
        <w:rPr>
          <w:rFonts w:hint="eastAsia"/>
        </w:rPr>
        <w:t>当旅客识别失败时</w:t>
      </w:r>
      <w:r w:rsidR="00740B8E" w:rsidRPr="00A24E9E">
        <w:rPr>
          <w:rFonts w:hint="eastAsia"/>
        </w:rPr>
        <w:t>，</w:t>
      </w:r>
      <w:r w:rsidR="00ED3F1D">
        <w:rPr>
          <w:rFonts w:hint="eastAsia"/>
        </w:rPr>
        <w:t>工作人员在</w:t>
      </w:r>
      <w:r w:rsidR="00EE1769">
        <w:rPr>
          <w:rFonts w:hint="eastAsia"/>
        </w:rPr>
        <w:t>准备位</w:t>
      </w:r>
      <w:r w:rsidR="00A17BBB">
        <w:rPr>
          <w:rFonts w:hint="eastAsia"/>
        </w:rPr>
        <w:t>查询控制台</w:t>
      </w:r>
      <w:r w:rsidR="00EE1769">
        <w:rPr>
          <w:rFonts w:hint="eastAsia"/>
        </w:rPr>
        <w:t>上点击人工绑定，</w:t>
      </w:r>
      <w:r w:rsidR="000966EC">
        <w:rPr>
          <w:rFonts w:hint="eastAsia"/>
        </w:rPr>
        <w:t>此时对应准备位隔离栏下沉</w:t>
      </w:r>
      <w:r w:rsidR="00DB3915">
        <w:rPr>
          <w:rFonts w:hint="eastAsia"/>
        </w:rPr>
        <w:t>，</w:t>
      </w:r>
      <w:r w:rsidR="00140761">
        <w:rPr>
          <w:rFonts w:hint="eastAsia"/>
        </w:rPr>
        <w:t>准备位机头屏幕显示</w:t>
      </w:r>
      <w:r w:rsidR="00566464">
        <w:rPr>
          <w:rFonts w:hint="eastAsia"/>
        </w:rPr>
        <w:t>“</w:t>
      </w:r>
      <w:r w:rsidR="00B731FC">
        <w:rPr>
          <w:rFonts w:hint="eastAsia"/>
        </w:rPr>
        <w:t>人工绑定成功，请推筐</w:t>
      </w:r>
      <w:r w:rsidR="00566464">
        <w:rPr>
          <w:rFonts w:hint="eastAsia"/>
        </w:rPr>
        <w:t>”</w:t>
      </w:r>
      <w:r w:rsidR="009A04BE">
        <w:rPr>
          <w:rFonts w:hint="eastAsia"/>
        </w:rPr>
        <w:t>；</w:t>
      </w:r>
    </w:p>
    <w:p w14:paraId="346925EC" w14:textId="28A21545" w:rsidR="008B7B27" w:rsidRDefault="00647F2C" w:rsidP="00854DB2">
      <w:pPr>
        <w:numPr>
          <w:ilvl w:val="0"/>
          <w:numId w:val="6"/>
        </w:numPr>
      </w:pPr>
      <w:ins w:id="94" w:author="Lee Jude" w:date="2020-06-02T15:29:00Z">
        <w:r w:rsidRPr="00EB77EC">
          <w:rPr>
            <w:rFonts w:hint="eastAsia"/>
          </w:rPr>
          <w:t>同时</w:t>
        </w:r>
        <w:r w:rsidR="00C4586F">
          <w:rPr>
            <w:rFonts w:hint="eastAsia"/>
          </w:rPr>
          <w:t>人脸识别摄像头</w:t>
        </w:r>
        <w:r w:rsidR="00EB77EC" w:rsidRPr="00EB77EC">
          <w:rPr>
            <w:rFonts w:hint="eastAsia"/>
          </w:rPr>
          <w:t>启动拍照功能，将全景照片、</w:t>
        </w:r>
        <w:r w:rsidR="00EB77EC" w:rsidRPr="00EB77EC">
          <w:t>RFID</w:t>
        </w:r>
        <w:r w:rsidR="00C0166A">
          <w:rPr>
            <w:rFonts w:hint="eastAsia"/>
          </w:rPr>
          <w:t>编号</w:t>
        </w:r>
        <w:r w:rsidR="00EB77EC" w:rsidRPr="00EB77EC">
          <w:t>和人工绑定时的证件信息或航班信息传送至</w:t>
        </w:r>
        <w:r w:rsidR="002835DD">
          <w:rPr>
            <w:rFonts w:hint="eastAsia"/>
          </w:rPr>
          <w:t>人脸识别</w:t>
        </w:r>
        <w:r w:rsidR="00EB77EC" w:rsidRPr="00EB77EC">
          <w:t>服务器；</w:t>
        </w:r>
      </w:ins>
    </w:p>
    <w:p w14:paraId="39F12F8C" w14:textId="23C1622F" w:rsidR="009A04BE" w:rsidDel="0089516F" w:rsidRDefault="009A04BE" w:rsidP="00854DB2">
      <w:pPr>
        <w:numPr>
          <w:ilvl w:val="0"/>
          <w:numId w:val="6"/>
        </w:numPr>
        <w:rPr>
          <w:del w:id="95" w:author="Lee Jude" w:date="2020-06-02T15:28:00Z"/>
        </w:rPr>
      </w:pPr>
      <w:del w:id="96" w:author="Lee Jude" w:date="2020-06-02T15:28:00Z">
        <w:r w:rsidRPr="00E952AB" w:rsidDel="0089516F">
          <w:rPr>
            <w:rFonts w:hint="eastAsia"/>
            <w:color w:val="FF0000"/>
            <w:rPrChange w:id="97" w:author="luo" w:date="2020-06-02T11:39:00Z">
              <w:rPr>
                <w:rFonts w:hint="eastAsia"/>
              </w:rPr>
            </w:rPrChange>
          </w:rPr>
          <w:delText>语音提示</w:delText>
        </w:r>
        <w:r w:rsidDel="0089516F">
          <w:rPr>
            <w:rFonts w:hint="eastAsia"/>
          </w:rPr>
          <w:delText>“</w:delText>
        </w:r>
        <w:r w:rsidR="007725C0" w:rsidDel="0089516F">
          <w:rPr>
            <w:rFonts w:hint="eastAsia"/>
          </w:rPr>
          <w:delText>人工绑定成功</w:delText>
        </w:r>
        <w:r w:rsidDel="0089516F">
          <w:rPr>
            <w:rFonts w:hint="eastAsia"/>
          </w:rPr>
          <w:delText>，请推筐”；</w:delText>
        </w:r>
      </w:del>
    </w:p>
    <w:p w14:paraId="3B947745" w14:textId="0097FA49" w:rsidR="002278ED" w:rsidRPr="00EB4034" w:rsidRDefault="00E952AB">
      <w:pPr>
        <w:rPr>
          <w:b/>
          <w:bCs/>
        </w:rPr>
      </w:pPr>
      <w:ins w:id="98" w:author="luo" w:date="2020-06-02T11:40:00Z">
        <w:del w:id="99" w:author="Lee Jude" w:date="2020-06-02T15:29:00Z">
          <w:r w:rsidDel="003071E6">
            <w:rPr>
              <w:rFonts w:hint="eastAsia"/>
              <w:b/>
              <w:bCs/>
            </w:rPr>
            <w:delText>同时</w:delText>
          </w:r>
          <w:r w:rsidDel="003071E6">
            <w:rPr>
              <w:b/>
              <w:bCs/>
            </w:rPr>
            <w:delText>要启动拍照功能，将全景照片、</w:delText>
          </w:r>
          <w:r w:rsidDel="003071E6">
            <w:rPr>
              <w:rFonts w:hint="eastAsia"/>
              <w:b/>
              <w:bCs/>
            </w:rPr>
            <w:delText>RFID和</w:delText>
          </w:r>
          <w:r w:rsidDel="003071E6">
            <w:rPr>
              <w:b/>
              <w:bCs/>
            </w:rPr>
            <w:delText>人工</w:delText>
          </w:r>
        </w:del>
      </w:ins>
      <w:ins w:id="100" w:author="luo" w:date="2020-06-02T11:41:00Z">
        <w:del w:id="101" w:author="Lee Jude" w:date="2020-06-02T15:29:00Z">
          <w:r w:rsidDel="003071E6">
            <w:rPr>
              <w:b/>
              <w:bCs/>
            </w:rPr>
            <w:delText>绑定时的证件</w:delText>
          </w:r>
        </w:del>
      </w:ins>
      <w:ins w:id="102" w:author="luo" w:date="2020-06-02T11:42:00Z">
        <w:del w:id="103" w:author="Lee Jude" w:date="2020-06-02T15:29:00Z">
          <w:r w:rsidDel="003071E6">
            <w:rPr>
              <w:rFonts w:hint="eastAsia"/>
              <w:b/>
              <w:bCs/>
            </w:rPr>
            <w:delText>信息或</w:delText>
          </w:r>
        </w:del>
      </w:ins>
      <w:ins w:id="104" w:author="luo" w:date="2020-06-02T11:41:00Z">
        <w:del w:id="105" w:author="Lee Jude" w:date="2020-06-02T15:29:00Z">
          <w:r w:rsidDel="003071E6">
            <w:rPr>
              <w:rFonts w:hint="eastAsia"/>
              <w:b/>
              <w:bCs/>
            </w:rPr>
            <w:delText>航班</w:delText>
          </w:r>
        </w:del>
      </w:ins>
      <w:ins w:id="106" w:author="luo" w:date="2020-06-02T11:42:00Z">
        <w:del w:id="107" w:author="Lee Jude" w:date="2020-06-02T15:29:00Z">
          <w:r w:rsidDel="003071E6">
            <w:rPr>
              <w:rFonts w:hint="eastAsia"/>
              <w:b/>
              <w:bCs/>
            </w:rPr>
            <w:delText>信息</w:delText>
          </w:r>
        </w:del>
      </w:ins>
      <w:ins w:id="108" w:author="luo" w:date="2020-06-02T11:41:00Z">
        <w:del w:id="109" w:author="Lee Jude" w:date="2020-06-02T15:29:00Z">
          <w:r w:rsidDel="003071E6">
            <w:rPr>
              <w:b/>
              <w:bCs/>
            </w:rPr>
            <w:delText>传送至服务器；</w:delText>
          </w:r>
        </w:del>
      </w:ins>
    </w:p>
    <w:p w14:paraId="49B05C05" w14:textId="77777777" w:rsidR="002278ED" w:rsidRPr="00EB4034" w:rsidRDefault="00740B8E">
      <w:pPr>
        <w:rPr>
          <w:b/>
          <w:bCs/>
        </w:rPr>
      </w:pPr>
      <w:r w:rsidRPr="00EB4034">
        <w:rPr>
          <w:rFonts w:hint="eastAsia"/>
          <w:b/>
          <w:bCs/>
        </w:rPr>
        <w:t>原型描述：</w:t>
      </w:r>
    </w:p>
    <w:p w14:paraId="0AB2DF78" w14:textId="15300F0C" w:rsidR="002C76F1" w:rsidRPr="00A24E9E" w:rsidRDefault="00DC2828" w:rsidP="002C76F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FBDF408" wp14:editId="159B2672">
            <wp:extent cx="2612504" cy="3483640"/>
            <wp:effectExtent l="0" t="0" r="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2839" cy="349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C139" w14:textId="033D7B23" w:rsidR="00BF79D7" w:rsidRDefault="00BF79D7" w:rsidP="00BF79D7">
      <w:pPr>
        <w:jc w:val="center"/>
        <w:rPr>
          <w:b/>
          <w:sz w:val="21"/>
        </w:rPr>
      </w:pPr>
      <w:r w:rsidRPr="00A24E9E">
        <w:rPr>
          <w:rFonts w:hint="eastAsia"/>
          <w:b/>
          <w:sz w:val="21"/>
        </w:rPr>
        <w:t>图</w:t>
      </w:r>
      <w:r>
        <w:rPr>
          <w:rFonts w:hint="eastAsia"/>
          <w:b/>
          <w:sz w:val="21"/>
        </w:rPr>
        <w:t>4</w:t>
      </w:r>
      <w:r>
        <w:rPr>
          <w:b/>
          <w:sz w:val="21"/>
        </w:rPr>
        <w:t>.4</w:t>
      </w:r>
      <w:r>
        <w:rPr>
          <w:rFonts w:hint="eastAsia"/>
          <w:b/>
          <w:sz w:val="21"/>
        </w:rPr>
        <w:t>人工绑定提示界面</w:t>
      </w:r>
      <w:r w:rsidRPr="00EB4034">
        <w:rPr>
          <w:rFonts w:hint="eastAsia"/>
          <w:b/>
          <w:sz w:val="21"/>
        </w:rPr>
        <w:t>示意图</w:t>
      </w:r>
    </w:p>
    <w:p w14:paraId="7B92F324" w14:textId="29E472C2" w:rsidR="008E0C32" w:rsidRDefault="008E0C32" w:rsidP="00E246F6">
      <w:pPr>
        <w:pStyle w:val="3"/>
        <w:numPr>
          <w:ilvl w:val="2"/>
          <w:numId w:val="1"/>
        </w:numPr>
      </w:pPr>
      <w:bookmarkStart w:id="110" w:name="_Toc42005830"/>
      <w:r>
        <w:rPr>
          <w:rFonts w:hint="eastAsia"/>
        </w:rPr>
        <w:t>行李</w:t>
      </w:r>
      <w:proofErr w:type="gramStart"/>
      <w:r>
        <w:rPr>
          <w:rFonts w:hint="eastAsia"/>
        </w:rPr>
        <w:t>筐</w:t>
      </w:r>
      <w:proofErr w:type="gramEnd"/>
      <w:r>
        <w:rPr>
          <w:rFonts w:hint="eastAsia"/>
        </w:rPr>
        <w:t>现场图像绑定</w:t>
      </w:r>
      <w:bookmarkEnd w:id="110"/>
    </w:p>
    <w:p w14:paraId="3C13544B" w14:textId="099CDFB7" w:rsidR="002A2E52" w:rsidRPr="001814E5" w:rsidRDefault="00FA6083" w:rsidP="002A2E52">
      <w:pPr>
        <w:rPr>
          <w:b/>
          <w:bCs/>
        </w:rPr>
      </w:pPr>
      <w:r w:rsidRPr="001814E5">
        <w:rPr>
          <w:rFonts w:hint="eastAsia"/>
          <w:b/>
          <w:bCs/>
        </w:rPr>
        <w:t>功能描述</w:t>
      </w:r>
      <w:r>
        <w:rPr>
          <w:rFonts w:hint="eastAsia"/>
          <w:b/>
          <w:bCs/>
        </w:rPr>
        <w:t>：</w:t>
      </w:r>
    </w:p>
    <w:p w14:paraId="458E732E" w14:textId="7A9E8104" w:rsidR="006A75B1" w:rsidRDefault="00172D08" w:rsidP="001814E5">
      <w:r>
        <w:rPr>
          <w:rFonts w:hint="eastAsia"/>
        </w:rPr>
        <w:t>1、行李</w:t>
      </w:r>
      <w:proofErr w:type="gramStart"/>
      <w:r>
        <w:rPr>
          <w:rFonts w:hint="eastAsia"/>
        </w:rPr>
        <w:t>筐</w:t>
      </w:r>
      <w:proofErr w:type="gramEnd"/>
      <w:r>
        <w:rPr>
          <w:rFonts w:hint="eastAsia"/>
        </w:rPr>
        <w:t>即将进入X光机时，</w:t>
      </w:r>
      <w:r>
        <w:t>回筐控制系统在X光机入口处的RFID读取装置将读取该行李筐上的RFID标签，并将RFID编号、到达标识、时间戳发送至智能识别前端系统</w:t>
      </w:r>
      <w:r w:rsidR="002E6A6C">
        <w:rPr>
          <w:rFonts w:hint="eastAsia"/>
        </w:rPr>
        <w:t>。</w:t>
      </w:r>
    </w:p>
    <w:p w14:paraId="7BFA293D" w14:textId="5C178F8B" w:rsidR="00D33924" w:rsidRDefault="006A75B1" w:rsidP="001814E5">
      <w:r>
        <w:t>2</w:t>
      </w:r>
      <w:r>
        <w:rPr>
          <w:rFonts w:hint="eastAsia"/>
        </w:rPr>
        <w:t>、</w:t>
      </w:r>
      <w:r w:rsidR="00172D08">
        <w:rPr>
          <w:rFonts w:hint="eastAsia"/>
        </w:rPr>
        <w:t>智能识别前端系统在X光机前上方的摄像头对行李</w:t>
      </w:r>
      <w:proofErr w:type="gramStart"/>
      <w:r w:rsidR="00172D08">
        <w:rPr>
          <w:rFonts w:hint="eastAsia"/>
        </w:rPr>
        <w:t>筐</w:t>
      </w:r>
      <w:proofErr w:type="gramEnd"/>
      <w:r w:rsidR="00172D08">
        <w:rPr>
          <w:rFonts w:hint="eastAsia"/>
        </w:rPr>
        <w:t>进行现场照片抓拍，并同时把该照片与此行李</w:t>
      </w:r>
      <w:proofErr w:type="gramStart"/>
      <w:r w:rsidR="00172D08">
        <w:rPr>
          <w:rFonts w:hint="eastAsia"/>
        </w:rPr>
        <w:t>筐</w:t>
      </w:r>
      <w:proofErr w:type="gramEnd"/>
      <w:del w:id="111" w:author="luo" w:date="2020-06-02T11:43:00Z">
        <w:r w:rsidR="00172D08" w:rsidDel="00E952AB">
          <w:rPr>
            <w:rFonts w:hint="eastAsia"/>
          </w:rPr>
          <w:delText>绑定的人脸信息</w:delText>
        </w:r>
      </w:del>
      <w:ins w:id="112" w:author="luo" w:date="2020-06-02T11:43:00Z">
        <w:r w:rsidR="00E952AB">
          <w:rPr>
            <w:rFonts w:hint="eastAsia"/>
          </w:rPr>
          <w:t>R</w:t>
        </w:r>
        <w:r w:rsidR="00E952AB">
          <w:t>FID</w:t>
        </w:r>
      </w:ins>
      <w:ins w:id="113" w:author="Lee Jude" w:date="2020-06-02T15:30:00Z">
        <w:r w:rsidR="00D46473">
          <w:rPr>
            <w:rFonts w:hint="eastAsia"/>
          </w:rPr>
          <w:t>编号</w:t>
        </w:r>
      </w:ins>
      <w:r w:rsidR="00172D08">
        <w:rPr>
          <w:rFonts w:hint="eastAsia"/>
        </w:rPr>
        <w:t>进行绑定。</w:t>
      </w:r>
    </w:p>
    <w:p w14:paraId="3916B45D" w14:textId="6527C703" w:rsidR="00F64778" w:rsidRDefault="00F64778" w:rsidP="001814E5"/>
    <w:p w14:paraId="420AA92A" w14:textId="0BF6DB0C" w:rsidR="00F64778" w:rsidRPr="00B83093" w:rsidRDefault="00F64778" w:rsidP="001814E5">
      <w:pPr>
        <w:rPr>
          <w:b/>
          <w:bCs/>
        </w:rPr>
      </w:pPr>
      <w:r w:rsidRPr="00B83093">
        <w:rPr>
          <w:rFonts w:hint="eastAsia"/>
          <w:b/>
          <w:bCs/>
        </w:rPr>
        <w:t>原型描述：</w:t>
      </w:r>
    </w:p>
    <w:p w14:paraId="183DFFDA" w14:textId="2D5A8246" w:rsidR="00247DC7" w:rsidRDefault="00BE7550" w:rsidP="00E900AC">
      <w:pPr>
        <w:jc w:val="center"/>
      </w:pPr>
      <w:r>
        <w:rPr>
          <w:noProof/>
        </w:rPr>
        <w:lastRenderedPageBreak/>
        <w:drawing>
          <wp:inline distT="0" distB="0" distL="0" distR="0" wp14:anchorId="044481EA" wp14:editId="31C86852">
            <wp:extent cx="5518785" cy="413893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32D9" w14:textId="2A86F82C" w:rsidR="00550E1A" w:rsidRDefault="00550E1A" w:rsidP="00550E1A">
      <w:pPr>
        <w:jc w:val="center"/>
        <w:rPr>
          <w:b/>
          <w:sz w:val="21"/>
        </w:rPr>
      </w:pPr>
      <w:r w:rsidRPr="00A24E9E">
        <w:rPr>
          <w:rFonts w:hint="eastAsia"/>
          <w:b/>
          <w:sz w:val="21"/>
        </w:rPr>
        <w:t>图</w:t>
      </w:r>
      <w:r>
        <w:rPr>
          <w:rFonts w:hint="eastAsia"/>
          <w:b/>
          <w:sz w:val="21"/>
        </w:rPr>
        <w:t>4</w:t>
      </w:r>
      <w:r>
        <w:rPr>
          <w:b/>
          <w:sz w:val="21"/>
        </w:rPr>
        <w:t>.5</w:t>
      </w:r>
      <w:r>
        <w:rPr>
          <w:rFonts w:hint="eastAsia"/>
          <w:b/>
          <w:sz w:val="21"/>
        </w:rPr>
        <w:t>行李</w:t>
      </w:r>
      <w:proofErr w:type="gramStart"/>
      <w:r>
        <w:rPr>
          <w:rFonts w:hint="eastAsia"/>
          <w:b/>
          <w:sz w:val="21"/>
        </w:rPr>
        <w:t>筐</w:t>
      </w:r>
      <w:proofErr w:type="gramEnd"/>
      <w:r>
        <w:rPr>
          <w:rFonts w:hint="eastAsia"/>
          <w:b/>
          <w:sz w:val="21"/>
        </w:rPr>
        <w:t>现场图像绑定</w:t>
      </w:r>
      <w:r w:rsidR="006C26E2">
        <w:rPr>
          <w:rFonts w:hint="eastAsia"/>
          <w:b/>
          <w:sz w:val="21"/>
        </w:rPr>
        <w:t>调试</w:t>
      </w:r>
      <w:r>
        <w:rPr>
          <w:rFonts w:hint="eastAsia"/>
          <w:b/>
          <w:sz w:val="21"/>
        </w:rPr>
        <w:t>界面</w:t>
      </w:r>
      <w:r w:rsidRPr="00EB4034">
        <w:rPr>
          <w:rFonts w:hint="eastAsia"/>
          <w:b/>
          <w:sz w:val="21"/>
        </w:rPr>
        <w:t>示意图</w:t>
      </w:r>
    </w:p>
    <w:p w14:paraId="37CA4916" w14:textId="77777777" w:rsidR="00656AD1" w:rsidRPr="00550E1A" w:rsidRDefault="00656AD1" w:rsidP="001814E5"/>
    <w:p w14:paraId="68A9A3A9" w14:textId="6539F5AE" w:rsidR="00E246F6" w:rsidRPr="00E246F6" w:rsidRDefault="00E246F6" w:rsidP="00E246F6">
      <w:pPr>
        <w:pStyle w:val="3"/>
        <w:numPr>
          <w:ilvl w:val="2"/>
          <w:numId w:val="1"/>
        </w:numPr>
      </w:pPr>
      <w:bookmarkStart w:id="114" w:name="_Toc42005831"/>
      <w:r>
        <w:rPr>
          <w:rFonts w:hint="eastAsia"/>
        </w:rPr>
        <w:t>X光图像绑定</w:t>
      </w:r>
      <w:bookmarkEnd w:id="114"/>
    </w:p>
    <w:p w14:paraId="76B40F81" w14:textId="77777777" w:rsidR="00604FDD" w:rsidRPr="008D14C7" w:rsidRDefault="00604FDD" w:rsidP="00604FDD">
      <w:pPr>
        <w:rPr>
          <w:b/>
          <w:bCs/>
        </w:rPr>
      </w:pPr>
      <w:r w:rsidRPr="008D14C7">
        <w:rPr>
          <w:rFonts w:hint="eastAsia"/>
          <w:b/>
          <w:bCs/>
        </w:rPr>
        <w:t>功能描述：</w:t>
      </w:r>
    </w:p>
    <w:p w14:paraId="5AF40F9A" w14:textId="0DB90572" w:rsidR="00936D64" w:rsidRPr="00936D64" w:rsidRDefault="00936D64" w:rsidP="00854DB2">
      <w:pPr>
        <w:numPr>
          <w:ilvl w:val="0"/>
          <w:numId w:val="10"/>
        </w:numPr>
      </w:pPr>
      <w:r w:rsidRPr="00936D64">
        <w:rPr>
          <w:rFonts w:hint="eastAsia"/>
        </w:rPr>
        <w:t>行李</w:t>
      </w:r>
      <w:proofErr w:type="gramStart"/>
      <w:r w:rsidRPr="00936D64">
        <w:rPr>
          <w:rFonts w:hint="eastAsia"/>
        </w:rPr>
        <w:t>筐</w:t>
      </w:r>
      <w:proofErr w:type="gramEnd"/>
      <w:r w:rsidR="00F43D07">
        <w:rPr>
          <w:rFonts w:hint="eastAsia"/>
        </w:rPr>
        <w:t>到达</w:t>
      </w:r>
      <w:r w:rsidRPr="00936D64">
        <w:rPr>
          <w:rFonts w:hint="eastAsia"/>
        </w:rPr>
        <w:t>以及离开</w:t>
      </w:r>
      <w:r w:rsidRPr="00936D64">
        <w:t>X光机时，X光机出入口处的RFID读取装置将读取该行李筐上的RFID标签，并将RFID编号、到达/离开标识、时间戳发送至</w:t>
      </w:r>
      <w:r w:rsidR="00037BBE">
        <w:rPr>
          <w:rFonts w:hint="eastAsia"/>
        </w:rPr>
        <w:t>智能识别前端系统</w:t>
      </w:r>
      <w:r w:rsidRPr="00936D64">
        <w:t>，用于计算行李筐在X光机内的位置，并将X光图像与和该行李</w:t>
      </w:r>
      <w:proofErr w:type="gramStart"/>
      <w:r w:rsidRPr="00936D64">
        <w:t>筐</w:t>
      </w:r>
      <w:proofErr w:type="gramEnd"/>
      <w:r w:rsidRPr="00936D64">
        <w:t>绑定的人脸信息进行绑定。</w:t>
      </w:r>
    </w:p>
    <w:p w14:paraId="2DF49627" w14:textId="5795132C" w:rsidR="002C702F" w:rsidRDefault="00D54A53" w:rsidP="00854DB2">
      <w:pPr>
        <w:numPr>
          <w:ilvl w:val="0"/>
          <w:numId w:val="10"/>
        </w:numPr>
      </w:pPr>
      <w:r>
        <w:t>行李</w:t>
      </w:r>
      <w:proofErr w:type="gramStart"/>
      <w:r>
        <w:t>筐</w:t>
      </w:r>
      <w:proofErr w:type="gramEnd"/>
      <w:r>
        <w:t>传输过X光</w:t>
      </w:r>
      <w:proofErr w:type="gramStart"/>
      <w:r>
        <w:t>机过程</w:t>
      </w:r>
      <w:proofErr w:type="gramEnd"/>
      <w:r>
        <w:t>中，若遇到X光机停止/转动的情况，则需要将该行李筐的RFID编号、停止/转动标识、时间戳发送至</w:t>
      </w:r>
      <w:r w:rsidR="00F45977">
        <w:rPr>
          <w:rFonts w:hint="eastAsia"/>
        </w:rPr>
        <w:t>智能识别前端系统</w:t>
      </w:r>
      <w:r>
        <w:t>，以便行李筐在X光机内的位置计算更准确。</w:t>
      </w:r>
    </w:p>
    <w:p w14:paraId="0D0D6F28" w14:textId="290C4993" w:rsidR="00AE623F" w:rsidRDefault="00870E73" w:rsidP="00854DB2">
      <w:pPr>
        <w:numPr>
          <w:ilvl w:val="0"/>
          <w:numId w:val="10"/>
        </w:numPr>
      </w:pPr>
      <w:ins w:id="115" w:author="Lee Jude" w:date="2020-06-02T15:37:00Z">
        <w:r w:rsidRPr="00FC1CBD">
          <w:t>X光图像绑定以算法提供的识别行李筐上的编号为主，如果编号被遮挡无法识别或者识别错误，才按照</w:t>
        </w:r>
        <w:r>
          <w:rPr>
            <w:rFonts w:hint="eastAsia"/>
          </w:rPr>
          <w:t>行李筐</w:t>
        </w:r>
        <w:r w:rsidRPr="00FC1CBD">
          <w:t>的</w:t>
        </w:r>
        <w:r>
          <w:rPr>
            <w:rFonts w:hint="eastAsia"/>
          </w:rPr>
          <w:t>时间</w:t>
        </w:r>
        <w:r w:rsidRPr="00FC1CBD">
          <w:t>顺序进行判断。</w:t>
        </w:r>
      </w:ins>
    </w:p>
    <w:p w14:paraId="7A4FFF46" w14:textId="75932C25" w:rsidR="00D54A53" w:rsidRPr="00BB3863" w:rsidRDefault="00D54A53" w:rsidP="002C702F">
      <w:pPr>
        <w:rPr>
          <w:b/>
          <w:bCs/>
        </w:rPr>
      </w:pPr>
    </w:p>
    <w:p w14:paraId="48DBBAFD" w14:textId="700ED8DB" w:rsidR="001E2503" w:rsidRPr="00BB3863" w:rsidRDefault="001E2503" w:rsidP="002C702F">
      <w:pPr>
        <w:rPr>
          <w:b/>
          <w:bCs/>
        </w:rPr>
      </w:pPr>
      <w:r w:rsidRPr="00BB3863">
        <w:rPr>
          <w:rFonts w:hint="eastAsia"/>
          <w:b/>
          <w:bCs/>
        </w:rPr>
        <w:lastRenderedPageBreak/>
        <w:t>原型描述：</w:t>
      </w:r>
    </w:p>
    <w:p w14:paraId="4836B9A2" w14:textId="286F45A8" w:rsidR="00D54A53" w:rsidRDefault="0055494D" w:rsidP="00BB3863">
      <w:r>
        <w:rPr>
          <w:rFonts w:hint="eastAsia"/>
        </w:rPr>
        <w:t>同4</w:t>
      </w:r>
      <w:r>
        <w:t>.1.5</w:t>
      </w:r>
    </w:p>
    <w:p w14:paraId="3AAA36D7" w14:textId="77777777" w:rsidR="00BD155F" w:rsidRPr="00BB3863" w:rsidRDefault="00BD155F" w:rsidP="00BB3863"/>
    <w:p w14:paraId="54EEF16C" w14:textId="77777777" w:rsidR="00A879DD" w:rsidRDefault="00A879DD" w:rsidP="00A879DD">
      <w:pPr>
        <w:pStyle w:val="2"/>
        <w:numPr>
          <w:ilvl w:val="1"/>
          <w:numId w:val="1"/>
        </w:numPr>
        <w:jc w:val="both"/>
      </w:pPr>
      <w:bookmarkStart w:id="116" w:name="_Toc42005832"/>
      <w:r w:rsidRPr="00957C19">
        <w:rPr>
          <w:rFonts w:hint="eastAsia"/>
        </w:rPr>
        <w:t>准备位查询控制</w:t>
      </w:r>
      <w:r>
        <w:rPr>
          <w:rFonts w:hint="eastAsia"/>
        </w:rPr>
        <w:t>台</w:t>
      </w:r>
      <w:bookmarkEnd w:id="116"/>
    </w:p>
    <w:p w14:paraId="6DB0AA9A" w14:textId="77777777" w:rsidR="00A879DD" w:rsidRPr="00EB4034" w:rsidRDefault="00A879DD" w:rsidP="00A879DD">
      <w:pPr>
        <w:ind w:firstLineChars="200" w:firstLine="480"/>
      </w:pPr>
      <w:r w:rsidRPr="00A83556">
        <w:rPr>
          <w:rFonts w:hint="eastAsia"/>
        </w:rPr>
        <w:t>准备位</w:t>
      </w:r>
      <w:r>
        <w:rPr>
          <w:rFonts w:hint="eastAsia"/>
        </w:rPr>
        <w:t>查询控制台</w:t>
      </w:r>
      <w:r w:rsidRPr="00EB4034">
        <w:rPr>
          <w:rFonts w:hint="eastAsia"/>
        </w:rPr>
        <w:t>主要面向</w:t>
      </w:r>
      <w:r>
        <w:rPr>
          <w:rFonts w:hint="eastAsia"/>
        </w:rPr>
        <w:t>通道</w:t>
      </w:r>
      <w:r w:rsidRPr="00EB4034">
        <w:rPr>
          <w:rFonts w:hint="eastAsia"/>
        </w:rPr>
        <w:t>工作人员，</w:t>
      </w:r>
      <w:r>
        <w:rPr>
          <w:rFonts w:hint="eastAsia"/>
        </w:rPr>
        <w:t>具备人员</w:t>
      </w:r>
      <w:proofErr w:type="gramStart"/>
      <w:r>
        <w:rPr>
          <w:rFonts w:hint="eastAsia"/>
        </w:rPr>
        <w:t>回查及</w:t>
      </w:r>
      <w:proofErr w:type="gramEnd"/>
      <w:r>
        <w:rPr>
          <w:rFonts w:hint="eastAsia"/>
        </w:rPr>
        <w:t>人工人包绑定的功能</w:t>
      </w:r>
      <w:r w:rsidRPr="00EB4034">
        <w:rPr>
          <w:rFonts w:hint="eastAsia"/>
        </w:rPr>
        <w:t>。</w:t>
      </w:r>
    </w:p>
    <w:p w14:paraId="2D8DC524" w14:textId="77777777" w:rsidR="00A879DD" w:rsidRPr="00EB4034" w:rsidRDefault="00A879DD" w:rsidP="00A879DD">
      <w:pPr>
        <w:pStyle w:val="3"/>
        <w:numPr>
          <w:ilvl w:val="2"/>
          <w:numId w:val="1"/>
        </w:numPr>
      </w:pPr>
      <w:bookmarkStart w:id="117" w:name="_Toc42005833"/>
      <w:r w:rsidRPr="00EB4034">
        <w:rPr>
          <w:rFonts w:hint="eastAsia"/>
        </w:rPr>
        <w:t>人员回查</w:t>
      </w:r>
      <w:bookmarkEnd w:id="117"/>
    </w:p>
    <w:p w14:paraId="32D0BED6" w14:textId="77777777" w:rsidR="00A879DD" w:rsidRPr="00EB4034" w:rsidRDefault="00A879DD" w:rsidP="00A879DD">
      <w:r w:rsidRPr="00EB4034">
        <w:rPr>
          <w:rFonts w:hint="eastAsia"/>
          <w:b/>
          <w:bCs/>
        </w:rPr>
        <w:t>功能描述：</w:t>
      </w:r>
    </w:p>
    <w:p w14:paraId="0D35D988" w14:textId="77777777" w:rsidR="00A879DD" w:rsidRPr="008D14C7" w:rsidRDefault="00A879DD" w:rsidP="00A879DD">
      <w:pPr>
        <w:numPr>
          <w:ilvl w:val="0"/>
          <w:numId w:val="17"/>
        </w:numPr>
      </w:pPr>
      <w:r w:rsidRPr="00EB4034">
        <w:rPr>
          <w:rFonts w:hint="eastAsia"/>
        </w:rPr>
        <w:t>扫描登机牌，或者在文本框内输入航班号</w:t>
      </w:r>
      <w:r w:rsidRPr="00EB4034">
        <w:t>#序列号后点击查询；（限制最多输入18</w:t>
      </w:r>
      <w:r w:rsidRPr="00EB4034">
        <w:rPr>
          <w:rFonts w:hint="eastAsia"/>
        </w:rPr>
        <w:t>个英文字符，英文字符不区分大小写；航班号序列号格式：航班号</w:t>
      </w:r>
      <w:r w:rsidRPr="00EB4034">
        <w:t>#序列号</w:t>
      </w:r>
      <w:r w:rsidRPr="008D14C7">
        <w:rPr>
          <w:rFonts w:hint="eastAsia"/>
        </w:rPr>
        <w:t>，如</w:t>
      </w:r>
      <w:r w:rsidRPr="008D14C7">
        <w:t>CA1234#008</w:t>
      </w:r>
      <w:r w:rsidRPr="008D14C7">
        <w:rPr>
          <w:rFonts w:hint="eastAsia"/>
        </w:rPr>
        <w:t>）；</w:t>
      </w:r>
    </w:p>
    <w:p w14:paraId="65E6FC50" w14:textId="77777777" w:rsidR="00A879DD" w:rsidRPr="003A64C2" w:rsidRDefault="00A879DD" w:rsidP="00A879DD">
      <w:pPr>
        <w:numPr>
          <w:ilvl w:val="0"/>
          <w:numId w:val="17"/>
        </w:numPr>
      </w:pPr>
      <w:r w:rsidRPr="003A64C2">
        <w:t>输入航班号#序</w:t>
      </w:r>
      <w:r w:rsidRPr="003A64C2">
        <w:rPr>
          <w:rFonts w:hint="eastAsia"/>
        </w:rPr>
        <w:t>号</w:t>
      </w:r>
      <w:r w:rsidRPr="003A64C2">
        <w:t>查询到相同的</w:t>
      </w:r>
      <w:r w:rsidRPr="003A64C2">
        <w:rPr>
          <w:rFonts w:hint="eastAsia"/>
        </w:rPr>
        <w:t>多条</w:t>
      </w:r>
      <w:r w:rsidRPr="003A64C2">
        <w:t>信息</w:t>
      </w:r>
      <w:r w:rsidRPr="003A64C2">
        <w:rPr>
          <w:rFonts w:hint="eastAsia"/>
        </w:rPr>
        <w:t>，</w:t>
      </w:r>
      <w:r w:rsidRPr="003A64C2">
        <w:t>显示</w:t>
      </w:r>
      <w:r w:rsidRPr="003A64C2">
        <w:rPr>
          <w:rFonts w:hint="eastAsia"/>
        </w:rPr>
        <w:t>旅客</w:t>
      </w:r>
      <w:r w:rsidRPr="003A64C2">
        <w:t>照片</w:t>
      </w:r>
      <w:r w:rsidRPr="003A64C2">
        <w:rPr>
          <w:rFonts w:hint="eastAsia"/>
        </w:rPr>
        <w:t>、</w:t>
      </w:r>
      <w:r w:rsidRPr="003A64C2">
        <w:t>座位号</w:t>
      </w:r>
      <w:r w:rsidRPr="003A64C2">
        <w:rPr>
          <w:rFonts w:hint="eastAsia"/>
        </w:rPr>
        <w:t>及</w:t>
      </w:r>
      <w:r w:rsidRPr="003A64C2">
        <w:t>验证时间</w:t>
      </w:r>
      <w:r w:rsidRPr="003A64C2">
        <w:rPr>
          <w:rFonts w:hint="eastAsia"/>
        </w:rPr>
        <w:t>，</w:t>
      </w:r>
      <w:r w:rsidRPr="003A64C2">
        <w:t>点击照片选择对应旅客，点击“</w:t>
      </w:r>
      <w:r w:rsidRPr="003A64C2">
        <w:rPr>
          <w:rFonts w:hint="eastAsia"/>
        </w:rPr>
        <w:t>提交</w:t>
      </w:r>
      <w:r w:rsidRPr="003A64C2">
        <w:t>”</w:t>
      </w:r>
      <w:r w:rsidRPr="003A64C2">
        <w:rPr>
          <w:rFonts w:hint="eastAsia"/>
        </w:rPr>
        <w:t>，查询</w:t>
      </w:r>
      <w:r w:rsidRPr="003A64C2">
        <w:t>界面上显示该旅客</w:t>
      </w:r>
      <w:r w:rsidRPr="003A64C2">
        <w:rPr>
          <w:rFonts w:hint="eastAsia"/>
        </w:rPr>
        <w:t>信息</w:t>
      </w:r>
      <w:r w:rsidRPr="003A64C2">
        <w:t>。</w:t>
      </w:r>
    </w:p>
    <w:p w14:paraId="696A74F5" w14:textId="77777777" w:rsidR="00A879DD" w:rsidRPr="008D14C7" w:rsidRDefault="00A879DD" w:rsidP="00A879DD">
      <w:pPr>
        <w:numPr>
          <w:ilvl w:val="0"/>
          <w:numId w:val="17"/>
        </w:numPr>
      </w:pPr>
      <w:r w:rsidRPr="008D14C7">
        <w:rPr>
          <w:rFonts w:hint="eastAsia"/>
        </w:rPr>
        <w:t>显示旅客相关安检记录</w:t>
      </w:r>
      <w:r w:rsidRPr="008D14C7">
        <w:t>；</w:t>
      </w:r>
    </w:p>
    <w:p w14:paraId="3415CA6C" w14:textId="77777777" w:rsidR="00A879DD" w:rsidRDefault="00A879DD" w:rsidP="00A879DD">
      <w:pPr>
        <w:numPr>
          <w:ilvl w:val="0"/>
          <w:numId w:val="17"/>
        </w:numPr>
      </w:pPr>
      <w:r w:rsidRPr="008D14C7">
        <w:t>由工作人员人工确认旅客</w:t>
      </w:r>
      <w:r>
        <w:rPr>
          <w:rFonts w:hint="eastAsia"/>
        </w:rPr>
        <w:t>身份</w:t>
      </w:r>
      <w:r w:rsidRPr="008D14C7">
        <w:t>后进行相关操作“</w:t>
      </w:r>
      <w:r>
        <w:rPr>
          <w:rFonts w:hint="eastAsia"/>
        </w:rPr>
        <w:t>人工绑定</w:t>
      </w:r>
      <w:r w:rsidRPr="008D14C7">
        <w:t>”或“拦截”；</w:t>
      </w:r>
    </w:p>
    <w:p w14:paraId="43036EE5" w14:textId="77777777" w:rsidR="00A879DD" w:rsidRPr="008D14C7" w:rsidRDefault="00A879DD" w:rsidP="00A879DD">
      <w:pPr>
        <w:numPr>
          <w:ilvl w:val="0"/>
          <w:numId w:val="17"/>
        </w:numPr>
      </w:pPr>
      <w:r>
        <w:rPr>
          <w:rFonts w:hint="eastAsia"/>
        </w:rPr>
        <w:t>点击“人工绑定”后，弹出准备位选择，工作人员点击选择相应准备位编号进行人工绑定，操作完成后跳转返回至查询结果界面；</w:t>
      </w:r>
    </w:p>
    <w:p w14:paraId="75C222FA" w14:textId="77777777" w:rsidR="00A879DD" w:rsidRPr="008D14C7" w:rsidRDefault="00A879DD" w:rsidP="00A879DD">
      <w:pPr>
        <w:numPr>
          <w:ilvl w:val="0"/>
          <w:numId w:val="17"/>
        </w:numPr>
      </w:pPr>
      <w:r>
        <w:rPr>
          <w:rFonts w:hint="eastAsia"/>
        </w:rPr>
        <w:t>点击“拦截”，</w:t>
      </w:r>
      <w:r w:rsidRPr="008D14C7">
        <w:t>弹出确认框提示工作人员二次确认</w:t>
      </w:r>
      <w:r>
        <w:rPr>
          <w:rFonts w:hint="eastAsia"/>
        </w:rPr>
        <w:t>拦截</w:t>
      </w:r>
      <w:r w:rsidRPr="008D14C7">
        <w:t>操作</w:t>
      </w:r>
      <w:r>
        <w:rPr>
          <w:rFonts w:hint="eastAsia"/>
        </w:rPr>
        <w:t>，操作完成后跳转返回至查询结果界面</w:t>
      </w:r>
      <w:r w:rsidRPr="008D14C7">
        <w:t>。</w:t>
      </w:r>
    </w:p>
    <w:p w14:paraId="33C4BE37" w14:textId="77777777" w:rsidR="00A879DD" w:rsidRPr="008D14C7" w:rsidRDefault="00A879DD" w:rsidP="00A879DD">
      <w:pPr>
        <w:numPr>
          <w:ilvl w:val="0"/>
          <w:numId w:val="17"/>
        </w:numPr>
      </w:pPr>
      <w:r w:rsidRPr="008D14C7">
        <w:t>如果操作为“</w:t>
      </w:r>
      <w:r>
        <w:rPr>
          <w:rFonts w:hint="eastAsia"/>
        </w:rPr>
        <w:t>人工绑定</w:t>
      </w:r>
      <w:r w:rsidRPr="008D14C7">
        <w:t>”，当前旅客</w:t>
      </w:r>
      <w:r>
        <w:rPr>
          <w:rFonts w:hint="eastAsia"/>
        </w:rPr>
        <w:t>准备位机头</w:t>
      </w:r>
      <w:r w:rsidRPr="008D14C7">
        <w:t>状态变更为“人工</w:t>
      </w:r>
      <w:r>
        <w:rPr>
          <w:rFonts w:hint="eastAsia"/>
        </w:rPr>
        <w:t>绑定成功</w:t>
      </w:r>
      <w:r w:rsidRPr="008D14C7">
        <w:t>”</w:t>
      </w:r>
      <w:r w:rsidRPr="008D14C7">
        <w:rPr>
          <w:rFonts w:hint="eastAsia"/>
        </w:rPr>
        <w:t>；</w:t>
      </w:r>
    </w:p>
    <w:p w14:paraId="1DC22551" w14:textId="3D86E87B" w:rsidR="00A879DD" w:rsidRPr="008D14C7" w:rsidRDefault="00A879DD" w:rsidP="00A879DD">
      <w:pPr>
        <w:numPr>
          <w:ilvl w:val="0"/>
          <w:numId w:val="17"/>
        </w:numPr>
      </w:pPr>
      <w:r w:rsidRPr="008D14C7">
        <w:t>如果未查询到任何记录，不显示任何按钮。</w:t>
      </w:r>
    </w:p>
    <w:p w14:paraId="3C1E4607" w14:textId="77777777" w:rsidR="00A879DD" w:rsidRPr="008D14C7" w:rsidRDefault="00A879DD" w:rsidP="00A879DD">
      <w:pPr>
        <w:numPr>
          <w:ilvl w:val="0"/>
          <w:numId w:val="17"/>
        </w:numPr>
      </w:pPr>
      <w:r w:rsidRPr="008D14C7">
        <w:t>当查询到多条记录时，由工作人员选择对应记录。</w:t>
      </w:r>
    </w:p>
    <w:p w14:paraId="70715DD2" w14:textId="77777777" w:rsidR="00A879DD" w:rsidRDefault="00A879DD" w:rsidP="00A879DD">
      <w:pPr>
        <w:numPr>
          <w:ilvl w:val="0"/>
          <w:numId w:val="17"/>
        </w:numPr>
      </w:pPr>
      <w:r w:rsidRPr="008D14C7">
        <w:rPr>
          <w:rFonts w:hint="eastAsia"/>
        </w:rPr>
        <w:t>输入信息有误，给予相应提示。</w:t>
      </w:r>
    </w:p>
    <w:p w14:paraId="482934FA" w14:textId="77777777" w:rsidR="00A879DD" w:rsidRDefault="00A879DD" w:rsidP="00A879DD">
      <w:pPr>
        <w:numPr>
          <w:ilvl w:val="0"/>
          <w:numId w:val="17"/>
        </w:numPr>
      </w:pPr>
      <w:proofErr w:type="gramStart"/>
      <w:r>
        <w:rPr>
          <w:rFonts w:hint="eastAsia"/>
        </w:rPr>
        <w:t>回查已</w:t>
      </w:r>
      <w:proofErr w:type="gramEnd"/>
      <w:r>
        <w:rPr>
          <w:rFonts w:hint="eastAsia"/>
        </w:rPr>
        <w:t>通过人包绑定的人员，显示相应的结果。</w:t>
      </w:r>
    </w:p>
    <w:p w14:paraId="6FE2460A" w14:textId="77777777" w:rsidR="00A879DD" w:rsidRDefault="00A879DD" w:rsidP="00A879DD"/>
    <w:p w14:paraId="56A5EB10" w14:textId="77777777" w:rsidR="00A879DD" w:rsidRPr="00203E60" w:rsidRDefault="00A879DD" w:rsidP="00A879DD">
      <w:pPr>
        <w:rPr>
          <w:b/>
          <w:bCs/>
        </w:rPr>
      </w:pPr>
      <w:r w:rsidRPr="00203E60">
        <w:rPr>
          <w:rFonts w:hint="eastAsia"/>
          <w:b/>
          <w:bCs/>
        </w:rPr>
        <w:t>原型描述：</w:t>
      </w:r>
    </w:p>
    <w:p w14:paraId="3637A15A" w14:textId="77777777" w:rsidR="00A879DD" w:rsidRDefault="00A879DD" w:rsidP="00A879DD">
      <w:pPr>
        <w:jc w:val="center"/>
      </w:pPr>
      <w:r>
        <w:rPr>
          <w:noProof/>
        </w:rPr>
        <w:lastRenderedPageBreak/>
        <w:drawing>
          <wp:inline distT="0" distB="0" distL="0" distR="0" wp14:anchorId="7448F98A" wp14:editId="2E9A14BA">
            <wp:extent cx="2403567" cy="3920146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910" cy="396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F35B9B0" w14:textId="09F56FB8" w:rsidR="00A879DD" w:rsidRDefault="00A879DD" w:rsidP="00A879DD">
      <w:pPr>
        <w:jc w:val="center"/>
      </w:pPr>
      <w:r>
        <w:rPr>
          <w:noProof/>
        </w:rPr>
        <w:drawing>
          <wp:inline distT="0" distB="0" distL="0" distR="0" wp14:anchorId="6819E521" wp14:editId="447820B8">
            <wp:extent cx="2356393" cy="1424940"/>
            <wp:effectExtent l="0" t="0" r="635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27" t="33964" r="16418" b="41376"/>
                    <a:stretch/>
                  </pic:blipFill>
                  <pic:spPr bwMode="auto">
                    <a:xfrm>
                      <a:off x="0" y="0"/>
                      <a:ext cx="2390504" cy="144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E3527" w14:textId="6E8B06A4" w:rsidR="004D71AF" w:rsidRDefault="004D71AF" w:rsidP="004D71AF">
      <w:pPr>
        <w:jc w:val="center"/>
        <w:rPr>
          <w:b/>
          <w:sz w:val="21"/>
        </w:rPr>
      </w:pPr>
      <w:r w:rsidRPr="00A24E9E">
        <w:rPr>
          <w:rFonts w:hint="eastAsia"/>
          <w:b/>
          <w:sz w:val="21"/>
        </w:rPr>
        <w:t>图</w:t>
      </w:r>
      <w:r>
        <w:rPr>
          <w:rFonts w:hint="eastAsia"/>
          <w:b/>
          <w:sz w:val="21"/>
        </w:rPr>
        <w:t>4</w:t>
      </w:r>
      <w:r>
        <w:rPr>
          <w:b/>
          <w:sz w:val="21"/>
        </w:rPr>
        <w:t>.</w:t>
      </w:r>
      <w:r w:rsidR="000D6782">
        <w:rPr>
          <w:b/>
          <w:sz w:val="21"/>
        </w:rPr>
        <w:t>6</w:t>
      </w:r>
      <w:r>
        <w:rPr>
          <w:rFonts w:hint="eastAsia"/>
          <w:b/>
          <w:sz w:val="21"/>
        </w:rPr>
        <w:t>查询控制台登录界面</w:t>
      </w:r>
      <w:r w:rsidRPr="00EB4034">
        <w:rPr>
          <w:rFonts w:hint="eastAsia"/>
          <w:b/>
          <w:sz w:val="21"/>
        </w:rPr>
        <w:t>示意图</w:t>
      </w:r>
    </w:p>
    <w:p w14:paraId="27CB9D5E" w14:textId="77777777" w:rsidR="004D71AF" w:rsidRPr="001F63DB" w:rsidRDefault="004D71AF" w:rsidP="00A879DD">
      <w:pPr>
        <w:jc w:val="center"/>
      </w:pPr>
    </w:p>
    <w:p w14:paraId="1B214D10" w14:textId="77777777" w:rsidR="00A879DD" w:rsidRDefault="00A879DD" w:rsidP="00A879DD">
      <w:pPr>
        <w:jc w:val="center"/>
      </w:pPr>
      <w:r>
        <w:rPr>
          <w:noProof/>
        </w:rPr>
        <w:lastRenderedPageBreak/>
        <w:drawing>
          <wp:inline distT="0" distB="0" distL="0" distR="0" wp14:anchorId="4F8C04BD" wp14:editId="499EB4F4">
            <wp:extent cx="2308860" cy="37026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027" cy="373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890DCDD" wp14:editId="1875FD87">
            <wp:extent cx="2327601" cy="37245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330" cy="378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61429" w14:textId="77777777" w:rsidR="00A879DD" w:rsidRDefault="00A879DD" w:rsidP="00A879DD">
      <w:pPr>
        <w:jc w:val="center"/>
      </w:pPr>
      <w:r>
        <w:rPr>
          <w:noProof/>
        </w:rPr>
        <w:drawing>
          <wp:inline distT="0" distB="0" distL="0" distR="0" wp14:anchorId="018BE576" wp14:editId="6EEE82EE">
            <wp:extent cx="2727960" cy="1611729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14" cy="162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91F6A" w14:textId="727B5B5F" w:rsidR="0081058E" w:rsidRDefault="0081058E" w:rsidP="0081058E">
      <w:pPr>
        <w:jc w:val="center"/>
        <w:rPr>
          <w:b/>
          <w:sz w:val="21"/>
        </w:rPr>
      </w:pPr>
      <w:r w:rsidRPr="00A24E9E">
        <w:rPr>
          <w:rFonts w:hint="eastAsia"/>
          <w:b/>
          <w:sz w:val="21"/>
        </w:rPr>
        <w:t>图</w:t>
      </w:r>
      <w:r>
        <w:rPr>
          <w:rFonts w:hint="eastAsia"/>
          <w:b/>
          <w:sz w:val="21"/>
        </w:rPr>
        <w:t>4</w:t>
      </w:r>
      <w:r>
        <w:rPr>
          <w:b/>
          <w:sz w:val="21"/>
        </w:rPr>
        <w:t>.</w:t>
      </w:r>
      <w:r w:rsidR="000D6782">
        <w:rPr>
          <w:b/>
          <w:sz w:val="21"/>
        </w:rPr>
        <w:t>7</w:t>
      </w:r>
      <w:r w:rsidR="0029654A">
        <w:rPr>
          <w:rFonts w:hint="eastAsia"/>
          <w:b/>
          <w:sz w:val="21"/>
        </w:rPr>
        <w:t>人工绑定</w:t>
      </w:r>
      <w:r>
        <w:rPr>
          <w:rFonts w:hint="eastAsia"/>
          <w:b/>
          <w:sz w:val="21"/>
        </w:rPr>
        <w:t>界面</w:t>
      </w:r>
      <w:r w:rsidRPr="00EB4034">
        <w:rPr>
          <w:rFonts w:hint="eastAsia"/>
          <w:b/>
          <w:sz w:val="21"/>
        </w:rPr>
        <w:t>示意图</w:t>
      </w:r>
    </w:p>
    <w:p w14:paraId="03904F53" w14:textId="77777777" w:rsidR="00A879DD" w:rsidRPr="001F63DB" w:rsidRDefault="00A879DD" w:rsidP="00A879DD">
      <w:pPr>
        <w:jc w:val="center"/>
      </w:pPr>
    </w:p>
    <w:p w14:paraId="523FE23E" w14:textId="77777777" w:rsidR="00A879DD" w:rsidRDefault="00A879DD" w:rsidP="00A879DD">
      <w:pPr>
        <w:jc w:val="center"/>
      </w:pPr>
      <w:r>
        <w:rPr>
          <w:noProof/>
        </w:rPr>
        <w:lastRenderedPageBreak/>
        <w:drawing>
          <wp:inline distT="0" distB="0" distL="0" distR="0" wp14:anchorId="4F21E4F7" wp14:editId="6259AA86">
            <wp:extent cx="2471432" cy="3954689"/>
            <wp:effectExtent l="0" t="0" r="508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749" cy="397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7DA2">
        <w:t xml:space="preserve"> </w:t>
      </w:r>
      <w:r>
        <w:rPr>
          <w:noProof/>
        </w:rPr>
        <w:drawing>
          <wp:inline distT="0" distB="0" distL="0" distR="0" wp14:anchorId="24EFCBDF" wp14:editId="1E6CE0C9">
            <wp:extent cx="2476251" cy="396240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95" cy="397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EBA23" w14:textId="56EAB53A" w:rsidR="00544CF6" w:rsidRDefault="00544CF6" w:rsidP="00544CF6">
      <w:pPr>
        <w:jc w:val="center"/>
        <w:rPr>
          <w:b/>
          <w:sz w:val="21"/>
        </w:rPr>
      </w:pPr>
      <w:r w:rsidRPr="00A24E9E">
        <w:rPr>
          <w:rFonts w:hint="eastAsia"/>
          <w:b/>
          <w:sz w:val="21"/>
        </w:rPr>
        <w:t>图</w:t>
      </w:r>
      <w:r>
        <w:rPr>
          <w:rFonts w:hint="eastAsia"/>
          <w:b/>
          <w:sz w:val="21"/>
        </w:rPr>
        <w:t>4</w:t>
      </w:r>
      <w:r>
        <w:rPr>
          <w:b/>
          <w:sz w:val="21"/>
        </w:rPr>
        <w:t>.</w:t>
      </w:r>
      <w:r w:rsidR="000D6782">
        <w:rPr>
          <w:b/>
          <w:sz w:val="21"/>
        </w:rPr>
        <w:t>8</w:t>
      </w:r>
      <w:r>
        <w:rPr>
          <w:rFonts w:hint="eastAsia"/>
          <w:b/>
          <w:sz w:val="21"/>
        </w:rPr>
        <w:t>绑定结果界面</w:t>
      </w:r>
      <w:r w:rsidRPr="00EB4034">
        <w:rPr>
          <w:rFonts w:hint="eastAsia"/>
          <w:b/>
          <w:sz w:val="21"/>
        </w:rPr>
        <w:t>示意图</w:t>
      </w:r>
    </w:p>
    <w:p w14:paraId="77D73C1D" w14:textId="77777777" w:rsidR="00A879DD" w:rsidRPr="001F63DB" w:rsidRDefault="00A879DD" w:rsidP="00A879DD">
      <w:pPr>
        <w:jc w:val="center"/>
      </w:pPr>
    </w:p>
    <w:p w14:paraId="172A0B57" w14:textId="77777777" w:rsidR="00A879DD" w:rsidRPr="00EB4034" w:rsidRDefault="00A879DD" w:rsidP="00A879DD">
      <w:pPr>
        <w:pStyle w:val="3"/>
        <w:numPr>
          <w:ilvl w:val="2"/>
          <w:numId w:val="1"/>
        </w:numPr>
      </w:pPr>
      <w:bookmarkStart w:id="118" w:name="_Toc42005834"/>
      <w:r>
        <w:rPr>
          <w:rFonts w:hint="eastAsia"/>
        </w:rPr>
        <w:t>设备状态异常提示</w:t>
      </w:r>
      <w:bookmarkEnd w:id="118"/>
    </w:p>
    <w:p w14:paraId="4301C42C" w14:textId="77777777" w:rsidR="00A879DD" w:rsidRDefault="00A879DD" w:rsidP="00A879DD">
      <w:pPr>
        <w:rPr>
          <w:bCs/>
        </w:rPr>
      </w:pPr>
      <w:r w:rsidRPr="001B008A">
        <w:rPr>
          <w:b/>
        </w:rPr>
        <w:t>场景描述</w:t>
      </w:r>
      <w:r w:rsidRPr="001B008A">
        <w:rPr>
          <w:rFonts w:hint="eastAsia"/>
          <w:b/>
        </w:rPr>
        <w:t>：</w:t>
      </w:r>
      <w:r>
        <w:rPr>
          <w:rFonts w:hint="eastAsia"/>
          <w:bCs/>
        </w:rPr>
        <w:t>查询控制台</w:t>
      </w:r>
      <w:r w:rsidRPr="00956762">
        <w:rPr>
          <w:rFonts w:hint="eastAsia"/>
          <w:bCs/>
        </w:rPr>
        <w:t>按照指定频率对登机牌扫描器进行设备连接性检查，发现设备连接问题及时进行显示提示</w:t>
      </w:r>
      <w:r w:rsidRPr="00956762">
        <w:rPr>
          <w:bCs/>
        </w:rPr>
        <w:t>。</w:t>
      </w:r>
    </w:p>
    <w:p w14:paraId="35CFB556" w14:textId="77777777" w:rsidR="00A879DD" w:rsidRDefault="00A879DD" w:rsidP="00A879DD">
      <w:pPr>
        <w:rPr>
          <w:bCs/>
        </w:rPr>
      </w:pPr>
    </w:p>
    <w:p w14:paraId="7C6C668D" w14:textId="77777777" w:rsidR="00A879DD" w:rsidRPr="00EB4034" w:rsidRDefault="00A879DD" w:rsidP="00A879DD">
      <w:pPr>
        <w:rPr>
          <w:b/>
        </w:rPr>
      </w:pPr>
      <w:r w:rsidRPr="00EB4034">
        <w:rPr>
          <w:b/>
        </w:rPr>
        <w:t>功能描述</w:t>
      </w:r>
      <w:r w:rsidRPr="00EB4034">
        <w:rPr>
          <w:rFonts w:hint="eastAsia"/>
          <w:b/>
        </w:rPr>
        <w:t>：</w:t>
      </w:r>
    </w:p>
    <w:p w14:paraId="65A725E8" w14:textId="77777777" w:rsidR="00A879DD" w:rsidRDefault="00A879DD" w:rsidP="00A879DD">
      <w:pPr>
        <w:pStyle w:val="aff7"/>
        <w:numPr>
          <w:ilvl w:val="0"/>
          <w:numId w:val="19"/>
        </w:numPr>
        <w:ind w:firstLineChars="0"/>
      </w:pPr>
      <w:r>
        <w:rPr>
          <w:rFonts w:hint="eastAsia"/>
        </w:rPr>
        <w:t>设备连接状态无问题，查询控制台不做提示。</w:t>
      </w:r>
    </w:p>
    <w:p w14:paraId="58662AB1" w14:textId="77777777" w:rsidR="00A879DD" w:rsidRDefault="00A879DD" w:rsidP="00A879DD">
      <w:pPr>
        <w:pStyle w:val="aff7"/>
        <w:numPr>
          <w:ilvl w:val="0"/>
          <w:numId w:val="19"/>
        </w:numPr>
        <w:ind w:firstLineChars="0"/>
      </w:pPr>
      <w:r>
        <w:rPr>
          <w:rFonts w:hint="eastAsia"/>
        </w:rPr>
        <w:t>设备连接状态失败，查询</w:t>
      </w:r>
      <w:proofErr w:type="gramStart"/>
      <w:r>
        <w:rPr>
          <w:rFonts w:hint="eastAsia"/>
        </w:rPr>
        <w:t>控制台弹窗提示</w:t>
      </w:r>
      <w:proofErr w:type="gramEnd"/>
      <w:r>
        <w:rPr>
          <w:rFonts w:hint="eastAsia"/>
        </w:rPr>
        <w:t>1次；人为操作后，改为主菜单栏滚动提示。连接状态修复成功，主菜单栏滚动提示取消。</w:t>
      </w:r>
    </w:p>
    <w:p w14:paraId="6280BA57" w14:textId="77777777" w:rsidR="00A879DD" w:rsidRDefault="00A879DD" w:rsidP="00A879DD">
      <w:r>
        <w:rPr>
          <w:rFonts w:hint="eastAsia"/>
        </w:rPr>
        <w:t>3、网络连接失败，查询控制</w:t>
      </w:r>
      <w:r>
        <w:t>台</w:t>
      </w:r>
      <w:proofErr w:type="gramStart"/>
      <w:r>
        <w:rPr>
          <w:rFonts w:hint="eastAsia"/>
        </w:rPr>
        <w:t>做弹窗</w:t>
      </w:r>
      <w:proofErr w:type="gramEnd"/>
      <w:r>
        <w:rPr>
          <w:rFonts w:hint="eastAsia"/>
        </w:rPr>
        <w:t>提示。</w:t>
      </w:r>
    </w:p>
    <w:p w14:paraId="7F7986F9" w14:textId="77777777" w:rsidR="00A879DD" w:rsidRDefault="00A879DD" w:rsidP="00A879DD">
      <w:pPr>
        <w:rPr>
          <w:bCs/>
        </w:rPr>
      </w:pPr>
    </w:p>
    <w:p w14:paraId="743C09D2" w14:textId="77777777" w:rsidR="00A879DD" w:rsidRPr="00956762" w:rsidRDefault="00A879DD" w:rsidP="00A879DD">
      <w:pPr>
        <w:rPr>
          <w:b/>
          <w:bCs/>
        </w:rPr>
      </w:pPr>
      <w:r w:rsidRPr="00956762">
        <w:rPr>
          <w:rFonts w:hint="eastAsia"/>
          <w:b/>
          <w:bCs/>
        </w:rPr>
        <w:t>原型描述：</w:t>
      </w:r>
    </w:p>
    <w:p w14:paraId="3E51B7CC" w14:textId="77777777" w:rsidR="00A879DD" w:rsidRDefault="00A879DD" w:rsidP="00A879DD">
      <w:pPr>
        <w:jc w:val="center"/>
      </w:pPr>
      <w:r>
        <w:rPr>
          <w:noProof/>
        </w:rPr>
        <w:lastRenderedPageBreak/>
        <w:drawing>
          <wp:inline distT="0" distB="0" distL="0" distR="0" wp14:anchorId="51F85064" wp14:editId="3E30F035">
            <wp:extent cx="2112818" cy="1371600"/>
            <wp:effectExtent l="19050" t="19050" r="20955" b="1905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2624" t="31484" r="8789" b="32473"/>
                    <a:stretch/>
                  </pic:blipFill>
                  <pic:spPr bwMode="auto">
                    <a:xfrm>
                      <a:off x="0" y="0"/>
                      <a:ext cx="2117720" cy="13747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4E659" w14:textId="77777777" w:rsidR="00A879DD" w:rsidRDefault="00A879DD" w:rsidP="00A879DD">
      <w:pPr>
        <w:jc w:val="center"/>
      </w:pPr>
      <w:r>
        <w:rPr>
          <w:noProof/>
        </w:rPr>
        <w:drawing>
          <wp:inline distT="0" distB="0" distL="0" distR="0" wp14:anchorId="767BFFF6" wp14:editId="0E1770FD">
            <wp:extent cx="2272145" cy="131813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5106" cy="131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CAFC" w14:textId="69559B6B" w:rsidR="00A879DD" w:rsidRDefault="00A879DD" w:rsidP="00A879DD">
      <w:pPr>
        <w:jc w:val="center"/>
      </w:pPr>
      <w:r>
        <w:rPr>
          <w:noProof/>
        </w:rPr>
        <w:drawing>
          <wp:inline distT="0" distB="0" distL="0" distR="0" wp14:anchorId="34564DB0" wp14:editId="6DEF201E">
            <wp:extent cx="2308860" cy="37026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027" cy="373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1375" w14:textId="36B297E9" w:rsidR="00E83AA1" w:rsidRDefault="00E83AA1" w:rsidP="00E83AA1">
      <w:pPr>
        <w:jc w:val="center"/>
        <w:rPr>
          <w:b/>
          <w:sz w:val="21"/>
        </w:rPr>
      </w:pPr>
      <w:r w:rsidRPr="00A24E9E">
        <w:rPr>
          <w:rFonts w:hint="eastAsia"/>
          <w:b/>
          <w:sz w:val="21"/>
        </w:rPr>
        <w:t>图</w:t>
      </w:r>
      <w:r>
        <w:rPr>
          <w:rFonts w:hint="eastAsia"/>
          <w:b/>
          <w:sz w:val="21"/>
        </w:rPr>
        <w:t>4</w:t>
      </w:r>
      <w:r>
        <w:rPr>
          <w:b/>
          <w:sz w:val="21"/>
        </w:rPr>
        <w:t>.</w:t>
      </w:r>
      <w:r w:rsidR="000D6782">
        <w:rPr>
          <w:b/>
          <w:sz w:val="21"/>
        </w:rPr>
        <w:t>9</w:t>
      </w:r>
      <w:r>
        <w:rPr>
          <w:rFonts w:hint="eastAsia"/>
          <w:b/>
          <w:sz w:val="21"/>
        </w:rPr>
        <w:t>设备状态异常提示界面</w:t>
      </w:r>
      <w:r w:rsidRPr="00EB4034">
        <w:rPr>
          <w:rFonts w:hint="eastAsia"/>
          <w:b/>
          <w:sz w:val="21"/>
        </w:rPr>
        <w:t>示意图</w:t>
      </w:r>
    </w:p>
    <w:p w14:paraId="14383BC1" w14:textId="77777777" w:rsidR="00E83AA1" w:rsidRPr="001F63DB" w:rsidRDefault="00E83AA1" w:rsidP="00A879DD">
      <w:pPr>
        <w:jc w:val="center"/>
      </w:pPr>
    </w:p>
    <w:p w14:paraId="56115CF2" w14:textId="2CF3E941" w:rsidR="00764004" w:rsidRPr="008D14C7" w:rsidRDefault="00636306" w:rsidP="00764004">
      <w:pPr>
        <w:pStyle w:val="2"/>
        <w:numPr>
          <w:ilvl w:val="1"/>
          <w:numId w:val="1"/>
        </w:numPr>
        <w:jc w:val="both"/>
      </w:pPr>
      <w:bookmarkStart w:id="119" w:name="_Toc42005835"/>
      <w:r>
        <w:rPr>
          <w:rFonts w:hint="eastAsia"/>
        </w:rPr>
        <w:t>行李</w:t>
      </w:r>
      <w:proofErr w:type="gramStart"/>
      <w:r>
        <w:rPr>
          <w:rFonts w:hint="eastAsia"/>
        </w:rPr>
        <w:t>筐</w:t>
      </w:r>
      <w:proofErr w:type="gramEnd"/>
      <w:r>
        <w:rPr>
          <w:rFonts w:hint="eastAsia"/>
        </w:rPr>
        <w:t>开包复检</w:t>
      </w:r>
      <w:bookmarkEnd w:id="119"/>
    </w:p>
    <w:p w14:paraId="7B9D1E6E" w14:textId="18DADF39" w:rsidR="00D129BA" w:rsidRPr="00EC38CF" w:rsidRDefault="00051E1C" w:rsidP="00EC38CF">
      <w:pPr>
        <w:pStyle w:val="3"/>
        <w:numPr>
          <w:ilvl w:val="2"/>
          <w:numId w:val="1"/>
        </w:numPr>
      </w:pPr>
      <w:bookmarkStart w:id="120" w:name="_Toc42005836"/>
      <w:r>
        <w:rPr>
          <w:rFonts w:hint="eastAsia"/>
        </w:rPr>
        <w:t>复检判定</w:t>
      </w:r>
      <w:bookmarkEnd w:id="120"/>
    </w:p>
    <w:p w14:paraId="62F3E3AD" w14:textId="7725AE50" w:rsidR="00A908ED" w:rsidRDefault="006D0C87" w:rsidP="00A807CF">
      <w:pPr>
        <w:rPr>
          <w:b/>
          <w:bCs/>
        </w:rPr>
      </w:pPr>
      <w:r>
        <w:rPr>
          <w:rFonts w:hint="eastAsia"/>
          <w:b/>
          <w:bCs/>
        </w:rPr>
        <w:t>功能</w:t>
      </w:r>
      <w:r w:rsidR="00764004" w:rsidRPr="008D14C7">
        <w:rPr>
          <w:rFonts w:hint="eastAsia"/>
          <w:b/>
          <w:bCs/>
        </w:rPr>
        <w:t>描述：</w:t>
      </w:r>
    </w:p>
    <w:p w14:paraId="77DE5917" w14:textId="4EA009C0" w:rsidR="00987FC2" w:rsidRDefault="00537E55" w:rsidP="00D9688F">
      <w:pPr>
        <w:numPr>
          <w:ilvl w:val="0"/>
          <w:numId w:val="11"/>
        </w:numPr>
      </w:pPr>
      <w:r>
        <w:lastRenderedPageBreak/>
        <w:t>行李筐在X光机内时，</w:t>
      </w:r>
      <w:r w:rsidR="00643EF4">
        <w:rPr>
          <w:rFonts w:hint="eastAsia"/>
        </w:rPr>
        <w:t>工作人</w:t>
      </w:r>
      <w:r>
        <w:t>员若发现该</w:t>
      </w:r>
      <w:proofErr w:type="gramStart"/>
      <w:r>
        <w:t>行李筐有可疑</w:t>
      </w:r>
      <w:proofErr w:type="gramEnd"/>
      <w:r>
        <w:t>，则按下开包复检按钮，此时回筐控制系统发送时间戳信号至</w:t>
      </w:r>
      <w:r w:rsidR="00062C99">
        <w:t>智能识别前端系统</w:t>
      </w:r>
      <w:r>
        <w:t>，</w:t>
      </w:r>
      <w:r w:rsidR="00062C99">
        <w:t>智能识别前端系统</w:t>
      </w:r>
      <w:r>
        <w:t>计算当前在X光机内部最可疑的行李筐。</w:t>
      </w:r>
    </w:p>
    <w:p w14:paraId="50DD58C2" w14:textId="6CA2ED94" w:rsidR="00537E55" w:rsidRDefault="00062C99" w:rsidP="00854DB2">
      <w:pPr>
        <w:numPr>
          <w:ilvl w:val="0"/>
          <w:numId w:val="11"/>
        </w:numPr>
      </w:pPr>
      <w:r>
        <w:t>智能识别前端系统</w:t>
      </w:r>
      <w:r w:rsidR="00537E55">
        <w:t>将计算出的最可疑行李筐的RFID编号发送至回筐控制系统，回筐控制系统在该行李</w:t>
      </w:r>
      <w:proofErr w:type="gramStart"/>
      <w:r w:rsidR="00537E55">
        <w:t>筐</w:t>
      </w:r>
      <w:proofErr w:type="gramEnd"/>
      <w:r w:rsidR="00537E55">
        <w:t>离开X光机后将其进行分流至开包传送道。</w:t>
      </w:r>
    </w:p>
    <w:p w14:paraId="47840AF7" w14:textId="737BB01C" w:rsidR="00700316" w:rsidRDefault="00700316" w:rsidP="00854DB2">
      <w:pPr>
        <w:numPr>
          <w:ilvl w:val="0"/>
          <w:numId w:val="11"/>
        </w:numPr>
      </w:pPr>
      <w:r>
        <w:rPr>
          <w:rFonts w:hint="eastAsia"/>
        </w:rPr>
        <w:t>智能识别前端系统在</w:t>
      </w:r>
      <w:r w:rsidR="00D921D3">
        <w:rPr>
          <w:rFonts w:hint="eastAsia"/>
        </w:rPr>
        <w:t>调试界面中显示相应</w:t>
      </w:r>
      <w:r w:rsidR="00071AD4">
        <w:rPr>
          <w:rFonts w:hint="eastAsia"/>
        </w:rPr>
        <w:t>判定结果。</w:t>
      </w:r>
    </w:p>
    <w:p w14:paraId="042861BB" w14:textId="16D82CB8" w:rsidR="00F26317" w:rsidRDefault="00F26317" w:rsidP="00F26317"/>
    <w:p w14:paraId="7E385858" w14:textId="11C9928A" w:rsidR="00815207" w:rsidRPr="00557088" w:rsidRDefault="00490DC0" w:rsidP="00F26317">
      <w:pPr>
        <w:rPr>
          <w:b/>
          <w:bCs/>
        </w:rPr>
      </w:pPr>
      <w:r w:rsidRPr="00557088">
        <w:rPr>
          <w:rFonts w:hint="eastAsia"/>
          <w:b/>
          <w:bCs/>
        </w:rPr>
        <w:t>原型描述：</w:t>
      </w:r>
    </w:p>
    <w:p w14:paraId="7D0772F3" w14:textId="3E97CB5B" w:rsidR="00490DC0" w:rsidRDefault="004536D4" w:rsidP="004536D4">
      <w:r>
        <w:rPr>
          <w:rFonts w:hint="eastAsia"/>
          <w:noProof/>
        </w:rPr>
        <w:t>同4</w:t>
      </w:r>
      <w:r>
        <w:rPr>
          <w:noProof/>
        </w:rPr>
        <w:t>.1.5</w:t>
      </w:r>
    </w:p>
    <w:p w14:paraId="582EE984" w14:textId="41C7702B" w:rsidR="00490DC0" w:rsidRDefault="00CD171D" w:rsidP="00CD171D">
      <w:pPr>
        <w:pStyle w:val="3"/>
        <w:numPr>
          <w:ilvl w:val="2"/>
          <w:numId w:val="1"/>
        </w:numPr>
      </w:pPr>
      <w:bookmarkStart w:id="121" w:name="_Toc42005837"/>
      <w:r>
        <w:rPr>
          <w:rFonts w:hint="eastAsia"/>
        </w:rPr>
        <w:t>开包复</w:t>
      </w:r>
      <w:r w:rsidR="001978CA">
        <w:rPr>
          <w:rFonts w:hint="eastAsia"/>
        </w:rPr>
        <w:t>检</w:t>
      </w:r>
      <w:bookmarkEnd w:id="121"/>
    </w:p>
    <w:p w14:paraId="4414D277" w14:textId="427D1B61" w:rsidR="00537E55" w:rsidRDefault="00537E55" w:rsidP="00D9688F">
      <w:pPr>
        <w:numPr>
          <w:ilvl w:val="0"/>
          <w:numId w:val="13"/>
        </w:numPr>
      </w:pPr>
      <w:r>
        <w:t>行李开包完毕需放回原行李筐内，开包员将该行李</w:t>
      </w:r>
      <w:proofErr w:type="gramStart"/>
      <w:r>
        <w:t>筐</w:t>
      </w:r>
      <w:proofErr w:type="gramEnd"/>
      <w:r>
        <w:t>放至复检传送口内即可，传送口内有RFID读取装置，此时回筐控制系统将读取到的RFID编号、复检状态标识发送至</w:t>
      </w:r>
      <w:r w:rsidR="00062C99">
        <w:t>智能识别前端系统</w:t>
      </w:r>
      <w:r>
        <w:t>，同时解锁开包</w:t>
      </w:r>
      <w:proofErr w:type="gramStart"/>
      <w:r>
        <w:t>传送道</w:t>
      </w:r>
      <w:proofErr w:type="gramEnd"/>
      <w:r>
        <w:t>末端的卡位装置，</w:t>
      </w:r>
      <w:r w:rsidR="00062C99">
        <w:t>智能识别前端系统</w:t>
      </w:r>
      <w:r>
        <w:t>对本筐绑定的信息进行更新。</w:t>
      </w:r>
    </w:p>
    <w:p w14:paraId="6DDB0056" w14:textId="394B8D0B" w:rsidR="00537E55" w:rsidRDefault="00537E55" w:rsidP="00D9688F">
      <w:pPr>
        <w:numPr>
          <w:ilvl w:val="0"/>
          <w:numId w:val="13"/>
        </w:numPr>
      </w:pPr>
      <w:r>
        <w:t>若开包行李需要分</w:t>
      </w:r>
      <w:proofErr w:type="gramStart"/>
      <w:r>
        <w:t>筐检查</w:t>
      </w:r>
      <w:proofErr w:type="gramEnd"/>
      <w:r>
        <w:t>时，开包员需先将原始</w:t>
      </w:r>
      <w:proofErr w:type="gramStart"/>
      <w:r>
        <w:t>筐</w:t>
      </w:r>
      <w:proofErr w:type="gramEnd"/>
      <w:r>
        <w:t>放至复检传送口，再放新筐，同时回筐控制系统将原始筐的RFID编号、复检状态标识发送至</w:t>
      </w:r>
      <w:r w:rsidR="00062C99">
        <w:t>智能识别前端系统</w:t>
      </w:r>
      <w:r>
        <w:t>，</w:t>
      </w:r>
      <w:r w:rsidR="00FB4D5D">
        <w:rPr>
          <w:rFonts w:hint="eastAsia"/>
        </w:rPr>
        <w:t>同时，</w:t>
      </w:r>
      <w:r w:rsidR="00F103A8">
        <w:rPr>
          <w:rFonts w:hint="eastAsia"/>
        </w:rPr>
        <w:t>并</w:t>
      </w:r>
      <w:r w:rsidR="00B056F3">
        <w:rPr>
          <w:rFonts w:hint="eastAsia"/>
        </w:rPr>
        <w:t>将</w:t>
      </w:r>
      <w:r w:rsidR="00411AB4">
        <w:rPr>
          <w:rFonts w:hint="eastAsia"/>
        </w:rPr>
        <w:t>后面的所有新筐</w:t>
      </w:r>
      <w:r w:rsidR="00FB4D5D">
        <w:rPr>
          <w:rFonts w:hint="eastAsia"/>
        </w:rPr>
        <w:t>R</w:t>
      </w:r>
      <w:r w:rsidR="00FB4D5D">
        <w:t>FID</w:t>
      </w:r>
      <w:r w:rsidR="00FB4D5D">
        <w:rPr>
          <w:rFonts w:hint="eastAsia"/>
        </w:rPr>
        <w:t>编号都一并发送至智能识别前端系统</w:t>
      </w:r>
      <w:r w:rsidR="00F43020">
        <w:rPr>
          <w:rFonts w:hint="eastAsia"/>
        </w:rPr>
        <w:t>。</w:t>
      </w:r>
      <w:r w:rsidR="00062C99">
        <w:t>智能识别前端系统</w:t>
      </w:r>
      <w:r>
        <w:t>能将新筐自动绑定至原始筐上，并对原始</w:t>
      </w:r>
      <w:proofErr w:type="gramStart"/>
      <w:r>
        <w:t>筐</w:t>
      </w:r>
      <w:proofErr w:type="gramEnd"/>
      <w:r>
        <w:t>绑定的信息进行更新；</w:t>
      </w:r>
    </w:p>
    <w:p w14:paraId="3FD95E35" w14:textId="0A8D2137" w:rsidR="00537E55" w:rsidRDefault="00537E55" w:rsidP="00764004"/>
    <w:p w14:paraId="633FE05E" w14:textId="0A5C44A3" w:rsidR="002B7DC4" w:rsidRPr="00DA44A9" w:rsidRDefault="002B7DC4" w:rsidP="00764004">
      <w:pPr>
        <w:rPr>
          <w:b/>
          <w:bCs/>
        </w:rPr>
      </w:pPr>
      <w:r w:rsidRPr="00DA44A9">
        <w:rPr>
          <w:rFonts w:hint="eastAsia"/>
          <w:b/>
          <w:bCs/>
        </w:rPr>
        <w:t>原型描述：</w:t>
      </w:r>
    </w:p>
    <w:p w14:paraId="10C1DA77" w14:textId="127D55EB" w:rsidR="002B7DC4" w:rsidRDefault="002B7DC4" w:rsidP="00764004">
      <w:r>
        <w:rPr>
          <w:rFonts w:hint="eastAsia"/>
        </w:rPr>
        <w:t>无</w:t>
      </w:r>
    </w:p>
    <w:p w14:paraId="6480E110" w14:textId="77777777" w:rsidR="00B658FB" w:rsidRDefault="00B658FB" w:rsidP="00B658FB">
      <w:pPr>
        <w:pStyle w:val="3"/>
        <w:numPr>
          <w:ilvl w:val="2"/>
          <w:numId w:val="1"/>
        </w:numPr>
      </w:pPr>
      <w:bookmarkStart w:id="122" w:name="_Toc42005838"/>
      <w:r>
        <w:rPr>
          <w:rFonts w:hint="eastAsia"/>
        </w:rPr>
        <w:t>行李</w:t>
      </w:r>
      <w:proofErr w:type="gramStart"/>
      <w:r>
        <w:rPr>
          <w:rFonts w:hint="eastAsia"/>
        </w:rPr>
        <w:t>筐</w:t>
      </w:r>
      <w:proofErr w:type="gramEnd"/>
      <w:r>
        <w:rPr>
          <w:rFonts w:hint="eastAsia"/>
        </w:rPr>
        <w:t>现场图像绑定</w:t>
      </w:r>
      <w:bookmarkEnd w:id="122"/>
    </w:p>
    <w:p w14:paraId="3F471AA0" w14:textId="77777777" w:rsidR="00B658FB" w:rsidRPr="001814E5" w:rsidRDefault="00B658FB" w:rsidP="00B658FB">
      <w:pPr>
        <w:rPr>
          <w:b/>
          <w:bCs/>
        </w:rPr>
      </w:pPr>
      <w:r w:rsidRPr="001814E5">
        <w:rPr>
          <w:rFonts w:hint="eastAsia"/>
          <w:b/>
          <w:bCs/>
        </w:rPr>
        <w:t>功能描述</w:t>
      </w:r>
      <w:r>
        <w:rPr>
          <w:rFonts w:hint="eastAsia"/>
          <w:b/>
          <w:bCs/>
        </w:rPr>
        <w:t>：</w:t>
      </w:r>
    </w:p>
    <w:p w14:paraId="5C432A7D" w14:textId="5513FAA6" w:rsidR="002D45DD" w:rsidRDefault="00B658FB" w:rsidP="00B658FB">
      <w:r>
        <w:rPr>
          <w:rFonts w:hint="eastAsia"/>
        </w:rPr>
        <w:t>1、</w:t>
      </w:r>
      <w:r w:rsidR="002D45DD">
        <w:rPr>
          <w:rFonts w:hint="eastAsia"/>
        </w:rPr>
        <w:t>若存在多次复检的行李筐，每次</w:t>
      </w:r>
      <w:r w:rsidR="00D13DCA">
        <w:rPr>
          <w:rFonts w:hint="eastAsia"/>
        </w:rPr>
        <w:t>即将进入X光机时</w:t>
      </w:r>
      <w:r w:rsidR="002D45DD">
        <w:rPr>
          <w:rFonts w:hint="eastAsia"/>
        </w:rPr>
        <w:t>，回筐控制系统都将获取到的</w:t>
      </w:r>
      <w:r w:rsidR="002D45DD" w:rsidRPr="00936D64">
        <w:t>RFID编号、到达/离开标识、时间戳发送至</w:t>
      </w:r>
      <w:r w:rsidR="002D45DD">
        <w:rPr>
          <w:rFonts w:hint="eastAsia"/>
        </w:rPr>
        <w:t>智能识别前端系统，系统能将每次</w:t>
      </w:r>
      <w:r w:rsidR="004C4C6B">
        <w:rPr>
          <w:rFonts w:hint="eastAsia"/>
        </w:rPr>
        <w:t>抓拍到的行李</w:t>
      </w:r>
      <w:proofErr w:type="gramStart"/>
      <w:r w:rsidR="004C4C6B">
        <w:rPr>
          <w:rFonts w:hint="eastAsia"/>
        </w:rPr>
        <w:t>筐</w:t>
      </w:r>
      <w:proofErr w:type="gramEnd"/>
      <w:r w:rsidR="004C4C6B">
        <w:rPr>
          <w:rFonts w:hint="eastAsia"/>
        </w:rPr>
        <w:t>现场照片</w:t>
      </w:r>
      <w:r w:rsidR="002D45DD">
        <w:rPr>
          <w:rFonts w:hint="eastAsia"/>
        </w:rPr>
        <w:t>与对应的人脸信息进行绑定</w:t>
      </w:r>
      <w:r w:rsidR="00091CB9">
        <w:rPr>
          <w:rFonts w:hint="eastAsia"/>
        </w:rPr>
        <w:t>，绑定方式同4</w:t>
      </w:r>
      <w:r w:rsidR="00091CB9">
        <w:t>.1.5</w:t>
      </w:r>
      <w:r w:rsidR="002D45DD">
        <w:rPr>
          <w:rFonts w:hint="eastAsia"/>
        </w:rPr>
        <w:t>。</w:t>
      </w:r>
    </w:p>
    <w:p w14:paraId="40D4F3F8" w14:textId="77777777" w:rsidR="00B658FB" w:rsidRDefault="00B658FB" w:rsidP="00B658FB"/>
    <w:p w14:paraId="44A047A3" w14:textId="77777777" w:rsidR="00B658FB" w:rsidRPr="00B83093" w:rsidRDefault="00B658FB" w:rsidP="00B658FB">
      <w:pPr>
        <w:rPr>
          <w:b/>
          <w:bCs/>
        </w:rPr>
      </w:pPr>
      <w:r w:rsidRPr="00B83093">
        <w:rPr>
          <w:rFonts w:hint="eastAsia"/>
          <w:b/>
          <w:bCs/>
        </w:rPr>
        <w:lastRenderedPageBreak/>
        <w:t>原型描述：</w:t>
      </w:r>
    </w:p>
    <w:p w14:paraId="6D55D3F0" w14:textId="0AFF3455" w:rsidR="00666E02" w:rsidRDefault="00293C68" w:rsidP="00764004">
      <w:r>
        <w:rPr>
          <w:rFonts w:hint="eastAsia"/>
        </w:rPr>
        <w:t>同4</w:t>
      </w:r>
      <w:r>
        <w:t>.1.5</w:t>
      </w:r>
    </w:p>
    <w:p w14:paraId="529CA994" w14:textId="77777777" w:rsidR="000F7B9A" w:rsidRDefault="000F7B9A" w:rsidP="00764004"/>
    <w:p w14:paraId="6C838D76" w14:textId="77777777" w:rsidR="00530490" w:rsidRPr="00E246F6" w:rsidRDefault="00530490" w:rsidP="00530490">
      <w:pPr>
        <w:pStyle w:val="3"/>
        <w:numPr>
          <w:ilvl w:val="2"/>
          <w:numId w:val="1"/>
        </w:numPr>
      </w:pPr>
      <w:bookmarkStart w:id="123" w:name="_Toc42005839"/>
      <w:r>
        <w:rPr>
          <w:rFonts w:hint="eastAsia"/>
        </w:rPr>
        <w:t>X光图像绑定</w:t>
      </w:r>
      <w:bookmarkEnd w:id="123"/>
    </w:p>
    <w:p w14:paraId="423523CF" w14:textId="62B51082" w:rsidR="00CE7003" w:rsidRPr="001D1E5D" w:rsidRDefault="00CE7003" w:rsidP="001D1E5D">
      <w:pPr>
        <w:rPr>
          <w:b/>
          <w:bCs/>
        </w:rPr>
      </w:pPr>
      <w:r w:rsidRPr="001D1E5D">
        <w:rPr>
          <w:rFonts w:hint="eastAsia"/>
          <w:b/>
          <w:bCs/>
        </w:rPr>
        <w:t>功能描述</w:t>
      </w:r>
      <w:r w:rsidR="00413C5A">
        <w:rPr>
          <w:rFonts w:hint="eastAsia"/>
          <w:b/>
          <w:bCs/>
        </w:rPr>
        <w:t>：</w:t>
      </w:r>
    </w:p>
    <w:p w14:paraId="7C554E4D" w14:textId="4921774E" w:rsidR="00AD19EB" w:rsidRPr="00A238C6" w:rsidRDefault="00AD19EB" w:rsidP="00854DB2">
      <w:pPr>
        <w:numPr>
          <w:ilvl w:val="0"/>
          <w:numId w:val="12"/>
        </w:numPr>
      </w:pPr>
      <w:r>
        <w:rPr>
          <w:rFonts w:hint="eastAsia"/>
        </w:rPr>
        <w:t>若存在多次复检的行李筐，每次到达及离开X光机时，</w:t>
      </w:r>
      <w:r w:rsidR="00182B8E">
        <w:rPr>
          <w:rFonts w:hint="eastAsia"/>
        </w:rPr>
        <w:t>回筐控制系统</w:t>
      </w:r>
      <w:r>
        <w:rPr>
          <w:rFonts w:hint="eastAsia"/>
        </w:rPr>
        <w:t>都将获取到的</w:t>
      </w:r>
      <w:r w:rsidRPr="00936D64">
        <w:t>RFID编号、到达/离开标识、时间戳发送至</w:t>
      </w:r>
      <w:r w:rsidR="00B14C90">
        <w:rPr>
          <w:rFonts w:hint="eastAsia"/>
        </w:rPr>
        <w:t>智能识别前端系统</w:t>
      </w:r>
      <w:r w:rsidR="0013121B">
        <w:rPr>
          <w:rFonts w:hint="eastAsia"/>
        </w:rPr>
        <w:t>，</w:t>
      </w:r>
      <w:r>
        <w:rPr>
          <w:rFonts w:hint="eastAsia"/>
        </w:rPr>
        <w:t>系统能将每次收到的X光图像与对应的人脸信息进行绑定。</w:t>
      </w:r>
      <w:r w:rsidR="006077DD">
        <w:rPr>
          <w:rFonts w:hint="eastAsia"/>
        </w:rPr>
        <w:t>绑定方式同4</w:t>
      </w:r>
      <w:r w:rsidR="006077DD">
        <w:t>.1.</w:t>
      </w:r>
      <w:r w:rsidR="00091CB9">
        <w:t>6</w:t>
      </w:r>
      <w:r w:rsidR="009C2361">
        <w:rPr>
          <w:rFonts w:hint="eastAsia"/>
        </w:rPr>
        <w:t>。</w:t>
      </w:r>
    </w:p>
    <w:p w14:paraId="46A5ADD2" w14:textId="5D0A2CA0" w:rsidR="00537E55" w:rsidRPr="00AD19EB" w:rsidRDefault="00537E55" w:rsidP="00764004"/>
    <w:p w14:paraId="6A5EE012" w14:textId="0F20E330" w:rsidR="00537E55" w:rsidRPr="00413C5A" w:rsidRDefault="001D1E5D" w:rsidP="00764004">
      <w:pPr>
        <w:rPr>
          <w:b/>
          <w:bCs/>
        </w:rPr>
      </w:pPr>
      <w:r w:rsidRPr="00413C5A">
        <w:rPr>
          <w:rFonts w:hint="eastAsia"/>
          <w:b/>
          <w:bCs/>
        </w:rPr>
        <w:t>原型描述：</w:t>
      </w:r>
    </w:p>
    <w:p w14:paraId="733B1F4C" w14:textId="10B0878A" w:rsidR="00537E55" w:rsidRDefault="001D1E5D" w:rsidP="00764004">
      <w:r>
        <w:rPr>
          <w:rFonts w:hint="eastAsia"/>
        </w:rPr>
        <w:t>无</w:t>
      </w:r>
    </w:p>
    <w:p w14:paraId="5F4C7B98" w14:textId="77777777" w:rsidR="00666E02" w:rsidRPr="008D14C7" w:rsidRDefault="00666E02" w:rsidP="00764004"/>
    <w:p w14:paraId="49C02B8E" w14:textId="09B00E2C" w:rsidR="002278ED" w:rsidRDefault="00E50F8C" w:rsidP="00C620B9">
      <w:pPr>
        <w:pStyle w:val="2"/>
        <w:numPr>
          <w:ilvl w:val="1"/>
          <w:numId w:val="1"/>
        </w:numPr>
        <w:jc w:val="both"/>
      </w:pPr>
      <w:bookmarkStart w:id="124" w:name="_Toc42005840"/>
      <w:r>
        <w:rPr>
          <w:rFonts w:hint="eastAsia"/>
        </w:rPr>
        <w:t>空筐回收返送</w:t>
      </w:r>
      <w:bookmarkEnd w:id="124"/>
    </w:p>
    <w:p w14:paraId="27373FC8" w14:textId="01D47C9A" w:rsidR="00A879DD" w:rsidRPr="00155577" w:rsidRDefault="00D04C8D" w:rsidP="00A879DD">
      <w:pPr>
        <w:pStyle w:val="3"/>
        <w:numPr>
          <w:ilvl w:val="2"/>
          <w:numId w:val="1"/>
        </w:numPr>
      </w:pPr>
      <w:bookmarkStart w:id="125" w:name="_Toc42005841"/>
      <w:r>
        <w:rPr>
          <w:rFonts w:hint="eastAsia"/>
        </w:rPr>
        <w:t>空筐模板</w:t>
      </w:r>
      <w:r w:rsidR="00E01CC3">
        <w:rPr>
          <w:rFonts w:hint="eastAsia"/>
        </w:rPr>
        <w:t>注册</w:t>
      </w:r>
      <w:bookmarkEnd w:id="125"/>
    </w:p>
    <w:p w14:paraId="5C8972B3" w14:textId="1F80AFC6" w:rsidR="00A879DD" w:rsidRPr="00B83093" w:rsidRDefault="003D134D" w:rsidP="003C6B67">
      <w:pPr>
        <w:rPr>
          <w:b/>
          <w:bCs/>
        </w:rPr>
      </w:pPr>
      <w:r w:rsidRPr="00B83093">
        <w:rPr>
          <w:rFonts w:hint="eastAsia"/>
          <w:b/>
          <w:bCs/>
        </w:rPr>
        <w:t>功能描述：</w:t>
      </w:r>
    </w:p>
    <w:p w14:paraId="36D48734" w14:textId="50DA6D9A" w:rsidR="00FA5A03" w:rsidRDefault="003629EA" w:rsidP="003C7147">
      <w:pPr>
        <w:numPr>
          <w:ilvl w:val="0"/>
          <w:numId w:val="14"/>
        </w:numPr>
      </w:pPr>
      <w:r>
        <w:rPr>
          <w:rFonts w:hint="eastAsia"/>
        </w:rPr>
        <w:t>通过回筐控制系统上的</w:t>
      </w:r>
      <w:r w:rsidRPr="003629EA">
        <w:rPr>
          <w:rFonts w:hint="eastAsia"/>
        </w:rPr>
        <w:t>空筐模板</w:t>
      </w:r>
      <w:r>
        <w:rPr>
          <w:rFonts w:hint="eastAsia"/>
        </w:rPr>
        <w:t>注册按钮</w:t>
      </w:r>
      <w:r w:rsidR="0040008E">
        <w:rPr>
          <w:rFonts w:hint="eastAsia"/>
        </w:rPr>
        <w:t>，将</w:t>
      </w:r>
      <w:r w:rsidR="008E7A18">
        <w:rPr>
          <w:rFonts w:hint="eastAsia"/>
        </w:rPr>
        <w:t>智能识别前端系统</w:t>
      </w:r>
      <w:r w:rsidR="00CE0BA5">
        <w:rPr>
          <w:rFonts w:hint="eastAsia"/>
        </w:rPr>
        <w:t>——</w:t>
      </w:r>
      <w:r w:rsidR="0040008E">
        <w:rPr>
          <w:rFonts w:hint="eastAsia"/>
        </w:rPr>
        <w:t>空筐</w:t>
      </w:r>
      <w:r w:rsidR="008E7A18">
        <w:rPr>
          <w:rFonts w:hint="eastAsia"/>
        </w:rPr>
        <w:t>识别</w:t>
      </w:r>
      <w:r w:rsidR="00CE0BA5">
        <w:rPr>
          <w:rFonts w:hint="eastAsia"/>
        </w:rPr>
        <w:t>系统切换至</w:t>
      </w:r>
      <w:r w:rsidR="00EA3451">
        <w:rPr>
          <w:rFonts w:hint="eastAsia"/>
        </w:rPr>
        <w:t>采集注册模式</w:t>
      </w:r>
      <w:r w:rsidR="00D06CB2">
        <w:rPr>
          <w:rFonts w:hint="eastAsia"/>
        </w:rPr>
        <w:t>；</w:t>
      </w:r>
    </w:p>
    <w:p w14:paraId="3BDA9065" w14:textId="612ED181" w:rsidR="003C7147" w:rsidRDefault="00987E12" w:rsidP="003C7147">
      <w:pPr>
        <w:numPr>
          <w:ilvl w:val="0"/>
          <w:numId w:val="14"/>
        </w:numPr>
      </w:pPr>
      <w:r>
        <w:rPr>
          <w:rFonts w:hint="eastAsia"/>
        </w:rPr>
        <w:t>在</w:t>
      </w:r>
      <w:r w:rsidR="00E62BAA">
        <w:rPr>
          <w:rFonts w:hint="eastAsia"/>
        </w:rPr>
        <w:t>模板</w:t>
      </w:r>
      <w:r>
        <w:rPr>
          <w:rFonts w:hint="eastAsia"/>
        </w:rPr>
        <w:t>注册模式下，</w:t>
      </w:r>
      <w:r w:rsidR="00362E3C">
        <w:rPr>
          <w:rFonts w:hint="eastAsia"/>
        </w:rPr>
        <w:t>当空</w:t>
      </w:r>
      <w:proofErr w:type="gramStart"/>
      <w:r w:rsidR="00362E3C">
        <w:rPr>
          <w:rFonts w:hint="eastAsia"/>
        </w:rPr>
        <w:t>筐</w:t>
      </w:r>
      <w:proofErr w:type="gramEnd"/>
      <w:r>
        <w:rPr>
          <w:rFonts w:hint="eastAsia"/>
        </w:rPr>
        <w:t>传输</w:t>
      </w:r>
      <w:proofErr w:type="gramStart"/>
      <w:r>
        <w:rPr>
          <w:rFonts w:hint="eastAsia"/>
        </w:rPr>
        <w:t>至空筐判断位</w:t>
      </w:r>
      <w:proofErr w:type="gramEnd"/>
      <w:r>
        <w:rPr>
          <w:rFonts w:hint="eastAsia"/>
        </w:rPr>
        <w:t>时，</w:t>
      </w:r>
      <w:r w:rsidR="002E5300">
        <w:t>回筐控制系统</w:t>
      </w:r>
      <w:r w:rsidR="002E5300">
        <w:rPr>
          <w:rFonts w:hint="eastAsia"/>
        </w:rPr>
        <w:t>读取到空</w:t>
      </w:r>
      <w:proofErr w:type="gramStart"/>
      <w:r w:rsidR="002E5300">
        <w:rPr>
          <w:rFonts w:hint="eastAsia"/>
        </w:rPr>
        <w:t>筐判断位</w:t>
      </w:r>
      <w:proofErr w:type="gramEnd"/>
      <w:r w:rsidR="002E5300">
        <w:rPr>
          <w:rFonts w:hint="eastAsia"/>
        </w:rPr>
        <w:t>的</w:t>
      </w:r>
      <w:r w:rsidR="00F15745">
        <w:rPr>
          <w:rFonts w:hint="eastAsia"/>
        </w:rPr>
        <w:t>空筐</w:t>
      </w:r>
      <w:r w:rsidR="002E5300">
        <w:rPr>
          <w:rFonts w:hint="eastAsia"/>
        </w:rPr>
        <w:t>R</w:t>
      </w:r>
      <w:r w:rsidR="002E5300">
        <w:t>FID</w:t>
      </w:r>
      <w:r w:rsidR="002E5300">
        <w:rPr>
          <w:rFonts w:hint="eastAsia"/>
        </w:rPr>
        <w:t>编号后，将R</w:t>
      </w:r>
      <w:r w:rsidR="002E5300">
        <w:t>FID</w:t>
      </w:r>
      <w:r w:rsidR="002E5300">
        <w:rPr>
          <w:rFonts w:hint="eastAsia"/>
        </w:rPr>
        <w:t>编号发送给智能识别前端系统</w:t>
      </w:r>
      <w:r w:rsidR="002E5300">
        <w:t>，此时智能识别前端系统在空</w:t>
      </w:r>
      <w:proofErr w:type="gramStart"/>
      <w:r w:rsidR="002E5300">
        <w:t>筐判断位</w:t>
      </w:r>
      <w:proofErr w:type="gramEnd"/>
      <w:r w:rsidR="002E5300">
        <w:t>上的顶部摄像机</w:t>
      </w:r>
      <w:proofErr w:type="gramStart"/>
      <w:r w:rsidR="002E5300">
        <w:t>对该</w:t>
      </w:r>
      <w:r w:rsidR="00162B69">
        <w:rPr>
          <w:rFonts w:hint="eastAsia"/>
        </w:rPr>
        <w:t>空</w:t>
      </w:r>
      <w:r w:rsidR="002E5300">
        <w:t>筐</w:t>
      </w:r>
      <w:proofErr w:type="gramEnd"/>
      <w:r w:rsidR="002E5300">
        <w:rPr>
          <w:rFonts w:hint="eastAsia"/>
        </w:rPr>
        <w:t>抓拍现场照片</w:t>
      </w:r>
      <w:r w:rsidR="00EF638E">
        <w:rPr>
          <w:rFonts w:hint="eastAsia"/>
        </w:rPr>
        <w:t>，提取特征并</w:t>
      </w:r>
      <w:r w:rsidR="00585B15">
        <w:rPr>
          <w:rFonts w:hint="eastAsia"/>
        </w:rPr>
        <w:t>注册</w:t>
      </w:r>
      <w:r w:rsidR="00EF638E">
        <w:rPr>
          <w:rFonts w:hint="eastAsia"/>
        </w:rPr>
        <w:t>入库</w:t>
      </w:r>
      <w:r w:rsidR="002E5300">
        <w:rPr>
          <w:rFonts w:hint="eastAsia"/>
        </w:rPr>
        <w:t>。</w:t>
      </w:r>
    </w:p>
    <w:p w14:paraId="0C924914" w14:textId="621A0A08" w:rsidR="00E50168" w:rsidRDefault="002271CA" w:rsidP="003C7147">
      <w:pPr>
        <w:numPr>
          <w:ilvl w:val="0"/>
          <w:numId w:val="14"/>
        </w:numPr>
      </w:pPr>
      <w:r>
        <w:rPr>
          <w:rFonts w:hint="eastAsia"/>
        </w:rPr>
        <w:t>若注册成功，</w:t>
      </w:r>
      <w:r w:rsidR="00157CA7">
        <w:rPr>
          <w:rFonts w:hint="eastAsia"/>
        </w:rPr>
        <w:t>智能识别前端系统</w:t>
      </w:r>
      <w:r w:rsidR="0027715F">
        <w:rPr>
          <w:rFonts w:hint="eastAsia"/>
        </w:rPr>
        <w:t>将</w:t>
      </w:r>
      <w:r w:rsidR="007A2FA2">
        <w:rPr>
          <w:rFonts w:hint="eastAsia"/>
        </w:rPr>
        <w:t>注册成功</w:t>
      </w:r>
      <w:r w:rsidR="0027715F">
        <w:rPr>
          <w:rFonts w:hint="eastAsia"/>
        </w:rPr>
        <w:t>结果</w:t>
      </w:r>
      <w:r w:rsidR="006F4E93">
        <w:rPr>
          <w:rFonts w:hint="eastAsia"/>
        </w:rPr>
        <w:t>返回至回筐控制系统，</w:t>
      </w:r>
      <w:r w:rsidR="00674ABA">
        <w:rPr>
          <w:rFonts w:hint="eastAsia"/>
        </w:rPr>
        <w:t>回筐控制系统</w:t>
      </w:r>
      <w:r w:rsidR="00D16884">
        <w:rPr>
          <w:rFonts w:hint="eastAsia"/>
        </w:rPr>
        <w:t>降下顶升装置</w:t>
      </w:r>
      <w:r w:rsidR="00887AED">
        <w:rPr>
          <w:rFonts w:hint="eastAsia"/>
        </w:rPr>
        <w:t>，</w:t>
      </w:r>
      <w:r w:rsidR="004132D6">
        <w:rPr>
          <w:rFonts w:hint="eastAsia"/>
        </w:rPr>
        <w:t>将该行李</w:t>
      </w:r>
      <w:proofErr w:type="gramStart"/>
      <w:r w:rsidR="004132D6">
        <w:rPr>
          <w:rFonts w:hint="eastAsia"/>
        </w:rPr>
        <w:t>筐输送至空筐</w:t>
      </w:r>
      <w:proofErr w:type="gramEnd"/>
      <w:r w:rsidR="004132D6">
        <w:rPr>
          <w:rFonts w:hint="eastAsia"/>
        </w:rPr>
        <w:t>翻转回收位</w:t>
      </w:r>
      <w:r w:rsidR="00E06BA6">
        <w:rPr>
          <w:rFonts w:hint="eastAsia"/>
        </w:rPr>
        <w:t>，下一个空</w:t>
      </w:r>
      <w:proofErr w:type="gramStart"/>
      <w:r w:rsidR="00E06BA6">
        <w:rPr>
          <w:rFonts w:hint="eastAsia"/>
        </w:rPr>
        <w:t>筐再次</w:t>
      </w:r>
      <w:proofErr w:type="gramEnd"/>
      <w:r w:rsidR="00E06BA6">
        <w:rPr>
          <w:rFonts w:hint="eastAsia"/>
        </w:rPr>
        <w:t>进入空</w:t>
      </w:r>
      <w:proofErr w:type="gramStart"/>
      <w:r w:rsidR="00E06BA6">
        <w:rPr>
          <w:rFonts w:hint="eastAsia"/>
        </w:rPr>
        <w:t>筐判断位</w:t>
      </w:r>
      <w:proofErr w:type="gramEnd"/>
      <w:r w:rsidR="00E06BA6">
        <w:rPr>
          <w:rFonts w:hint="eastAsia"/>
        </w:rPr>
        <w:t>进行采集注册。</w:t>
      </w:r>
    </w:p>
    <w:p w14:paraId="1BFFB15F" w14:textId="3A4CA745" w:rsidR="00D767E1" w:rsidRDefault="004425CE" w:rsidP="007A3077">
      <w:pPr>
        <w:numPr>
          <w:ilvl w:val="0"/>
          <w:numId w:val="14"/>
        </w:numPr>
      </w:pPr>
      <w:r>
        <w:rPr>
          <w:rFonts w:hint="eastAsia"/>
        </w:rPr>
        <w:t>可</w:t>
      </w:r>
      <w:r w:rsidR="001C5C31">
        <w:rPr>
          <w:rFonts w:hint="eastAsia"/>
        </w:rPr>
        <w:t>自由</w:t>
      </w:r>
      <w:r w:rsidR="00A0085E">
        <w:rPr>
          <w:rFonts w:hint="eastAsia"/>
        </w:rPr>
        <w:t>设置</w:t>
      </w:r>
      <w:r w:rsidR="001B2505">
        <w:rPr>
          <w:rFonts w:hint="eastAsia"/>
        </w:rPr>
        <w:t>有效检测区域</w:t>
      </w:r>
      <w:r w:rsidR="002F4216">
        <w:rPr>
          <w:rFonts w:hint="eastAsia"/>
        </w:rPr>
        <w:t>（R</w:t>
      </w:r>
      <w:r w:rsidR="002F4216">
        <w:t>OI</w:t>
      </w:r>
      <w:r w:rsidR="002F4216">
        <w:rPr>
          <w:rFonts w:hint="eastAsia"/>
        </w:rPr>
        <w:t>）</w:t>
      </w:r>
      <w:r w:rsidR="00EF757F">
        <w:rPr>
          <w:rFonts w:hint="eastAsia"/>
        </w:rPr>
        <w:t>。</w:t>
      </w:r>
    </w:p>
    <w:p w14:paraId="1A5EEA61" w14:textId="0AE863BA" w:rsidR="00F15096" w:rsidRDefault="00F15096" w:rsidP="003C6B67"/>
    <w:p w14:paraId="17338D23" w14:textId="68E42B68" w:rsidR="00B50E77" w:rsidRPr="00B83093" w:rsidRDefault="00B50E77" w:rsidP="00B50E77">
      <w:pPr>
        <w:rPr>
          <w:b/>
          <w:bCs/>
        </w:rPr>
      </w:pPr>
      <w:r>
        <w:rPr>
          <w:rFonts w:hint="eastAsia"/>
          <w:b/>
          <w:bCs/>
        </w:rPr>
        <w:t>原型</w:t>
      </w:r>
      <w:r w:rsidRPr="00B83093">
        <w:rPr>
          <w:rFonts w:hint="eastAsia"/>
          <w:b/>
          <w:bCs/>
        </w:rPr>
        <w:t>描述：</w:t>
      </w:r>
    </w:p>
    <w:p w14:paraId="10469597" w14:textId="795E85B4" w:rsidR="00B50E77" w:rsidRDefault="00F06D91" w:rsidP="007A3077">
      <w:pPr>
        <w:jc w:val="center"/>
      </w:pPr>
      <w:r>
        <w:rPr>
          <w:noProof/>
        </w:rPr>
        <w:lastRenderedPageBreak/>
        <w:drawing>
          <wp:inline distT="0" distB="0" distL="0" distR="0" wp14:anchorId="3A3C5010" wp14:editId="52349C5D">
            <wp:extent cx="5518785" cy="3256280"/>
            <wp:effectExtent l="0" t="0" r="571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2959" w14:textId="6E3802A4" w:rsidR="00617D1C" w:rsidRDefault="00617D1C" w:rsidP="00617D1C">
      <w:pPr>
        <w:jc w:val="center"/>
        <w:rPr>
          <w:b/>
          <w:sz w:val="21"/>
        </w:rPr>
      </w:pPr>
      <w:r w:rsidRPr="00A24E9E">
        <w:rPr>
          <w:rFonts w:hint="eastAsia"/>
          <w:b/>
          <w:sz w:val="21"/>
        </w:rPr>
        <w:t>图</w:t>
      </w:r>
      <w:r>
        <w:rPr>
          <w:rFonts w:hint="eastAsia"/>
          <w:b/>
          <w:sz w:val="21"/>
        </w:rPr>
        <w:t>4</w:t>
      </w:r>
      <w:r>
        <w:rPr>
          <w:b/>
          <w:sz w:val="21"/>
        </w:rPr>
        <w:t>.</w:t>
      </w:r>
      <w:r w:rsidR="008227FE">
        <w:rPr>
          <w:b/>
          <w:sz w:val="21"/>
        </w:rPr>
        <w:t>1</w:t>
      </w:r>
      <w:r w:rsidR="002A005D">
        <w:rPr>
          <w:b/>
          <w:sz w:val="21"/>
        </w:rPr>
        <w:t>0</w:t>
      </w:r>
      <w:r>
        <w:rPr>
          <w:rFonts w:hint="eastAsia"/>
          <w:b/>
          <w:sz w:val="21"/>
        </w:rPr>
        <w:t>空筐</w:t>
      </w:r>
      <w:r w:rsidR="00AF48A6">
        <w:rPr>
          <w:rFonts w:hint="eastAsia"/>
          <w:b/>
          <w:sz w:val="21"/>
        </w:rPr>
        <w:t>模板</w:t>
      </w:r>
      <w:r>
        <w:rPr>
          <w:rFonts w:hint="eastAsia"/>
          <w:b/>
          <w:sz w:val="21"/>
        </w:rPr>
        <w:t>注册界面</w:t>
      </w:r>
      <w:r w:rsidRPr="00EB4034">
        <w:rPr>
          <w:rFonts w:hint="eastAsia"/>
          <w:b/>
          <w:sz w:val="21"/>
        </w:rPr>
        <w:t>示意图</w:t>
      </w:r>
    </w:p>
    <w:p w14:paraId="75DC9C7C" w14:textId="77777777" w:rsidR="00617D1C" w:rsidRPr="001F63DB" w:rsidRDefault="00617D1C" w:rsidP="003C6B67"/>
    <w:p w14:paraId="7625E7B7" w14:textId="77777777" w:rsidR="00A879DD" w:rsidRPr="00155577" w:rsidRDefault="00A879DD" w:rsidP="00A879DD">
      <w:pPr>
        <w:pStyle w:val="3"/>
        <w:numPr>
          <w:ilvl w:val="2"/>
          <w:numId w:val="1"/>
        </w:numPr>
      </w:pPr>
      <w:bookmarkStart w:id="126" w:name="_Toc42005842"/>
      <w:r>
        <w:rPr>
          <w:rFonts w:hint="eastAsia"/>
        </w:rPr>
        <w:t>空筐判定</w:t>
      </w:r>
      <w:bookmarkEnd w:id="126"/>
    </w:p>
    <w:p w14:paraId="50BAA627" w14:textId="63CE8156" w:rsidR="00014E8B" w:rsidRDefault="00F353B4">
      <w:pPr>
        <w:rPr>
          <w:b/>
          <w:bCs/>
        </w:rPr>
      </w:pPr>
      <w:r>
        <w:rPr>
          <w:rFonts w:hint="eastAsia"/>
          <w:b/>
          <w:bCs/>
        </w:rPr>
        <w:t>功能描述：</w:t>
      </w:r>
    </w:p>
    <w:p w14:paraId="3C72079D" w14:textId="7413CA8F" w:rsidR="00964288" w:rsidRDefault="00964288" w:rsidP="007A3077">
      <w:pPr>
        <w:numPr>
          <w:ilvl w:val="0"/>
          <w:numId w:val="22"/>
        </w:numPr>
      </w:pPr>
      <w:r>
        <w:t>经过X光</w:t>
      </w:r>
      <w:proofErr w:type="gramStart"/>
      <w:r>
        <w:t>机判断</w:t>
      </w:r>
      <w:proofErr w:type="gramEnd"/>
      <w:r>
        <w:t>为正常的行李</w:t>
      </w:r>
      <w:proofErr w:type="gramStart"/>
      <w:r>
        <w:t>筐将传输至主</w:t>
      </w:r>
      <w:proofErr w:type="gramEnd"/>
      <w:r>
        <w:t>传送道，供旅客提取行李。</w:t>
      </w:r>
    </w:p>
    <w:p w14:paraId="18E200EE" w14:textId="1ECEB866" w:rsidR="00C8139D" w:rsidRDefault="00964288" w:rsidP="007A3077">
      <w:pPr>
        <w:numPr>
          <w:ilvl w:val="0"/>
          <w:numId w:val="22"/>
        </w:numPr>
      </w:pPr>
      <w:r>
        <w:t>旅客取行李过程中，行李</w:t>
      </w:r>
      <w:proofErr w:type="gramStart"/>
      <w:r>
        <w:t>筐</w:t>
      </w:r>
      <w:proofErr w:type="gramEnd"/>
      <w:r>
        <w:t>依次传输</w:t>
      </w:r>
      <w:proofErr w:type="gramStart"/>
      <w:r>
        <w:t>至空筐判断位</w:t>
      </w:r>
      <w:proofErr w:type="gramEnd"/>
      <w:r>
        <w:t>，回筐控制系统</w:t>
      </w:r>
      <w:r w:rsidR="00A7654C">
        <w:rPr>
          <w:rFonts w:hint="eastAsia"/>
        </w:rPr>
        <w:t>读取到空</w:t>
      </w:r>
      <w:proofErr w:type="gramStart"/>
      <w:r w:rsidR="00A7654C">
        <w:rPr>
          <w:rFonts w:hint="eastAsia"/>
        </w:rPr>
        <w:t>筐判断位</w:t>
      </w:r>
      <w:proofErr w:type="gramEnd"/>
      <w:r w:rsidR="00A7654C">
        <w:rPr>
          <w:rFonts w:hint="eastAsia"/>
        </w:rPr>
        <w:t>的行李</w:t>
      </w:r>
      <w:proofErr w:type="gramStart"/>
      <w:r w:rsidR="00A7654C">
        <w:rPr>
          <w:rFonts w:hint="eastAsia"/>
        </w:rPr>
        <w:t>筐</w:t>
      </w:r>
      <w:proofErr w:type="gramEnd"/>
      <w:r w:rsidR="00A7654C">
        <w:rPr>
          <w:rFonts w:hint="eastAsia"/>
        </w:rPr>
        <w:t>R</w:t>
      </w:r>
      <w:r w:rsidR="00A7654C">
        <w:t>FID</w:t>
      </w:r>
      <w:r w:rsidR="00A7654C">
        <w:rPr>
          <w:rFonts w:hint="eastAsia"/>
        </w:rPr>
        <w:t>编号后，将R</w:t>
      </w:r>
      <w:r w:rsidR="00A7654C">
        <w:t>FID</w:t>
      </w:r>
      <w:r w:rsidR="00A7654C">
        <w:rPr>
          <w:rFonts w:hint="eastAsia"/>
        </w:rPr>
        <w:t>编号发送给智能识别前端系统</w:t>
      </w:r>
      <w:r>
        <w:t>，此时</w:t>
      </w:r>
      <w:r w:rsidR="00062C99">
        <w:t>智能识别前端系统</w:t>
      </w:r>
      <w:r>
        <w:t>在空</w:t>
      </w:r>
      <w:proofErr w:type="gramStart"/>
      <w:r>
        <w:t>筐判断位</w:t>
      </w:r>
      <w:proofErr w:type="gramEnd"/>
      <w:r>
        <w:t>上的顶部摄像机对该行李</w:t>
      </w:r>
      <w:proofErr w:type="gramStart"/>
      <w:r>
        <w:t>筐</w:t>
      </w:r>
      <w:proofErr w:type="gramEnd"/>
      <w:r>
        <w:t>进行判断</w:t>
      </w:r>
      <w:r w:rsidR="0068199D">
        <w:rPr>
          <w:rFonts w:hint="eastAsia"/>
        </w:rPr>
        <w:t>，同时对该行李</w:t>
      </w:r>
      <w:proofErr w:type="gramStart"/>
      <w:r w:rsidR="0068199D">
        <w:rPr>
          <w:rFonts w:hint="eastAsia"/>
        </w:rPr>
        <w:t>筐</w:t>
      </w:r>
      <w:proofErr w:type="gramEnd"/>
      <w:r w:rsidR="0068199D">
        <w:rPr>
          <w:rFonts w:hint="eastAsia"/>
        </w:rPr>
        <w:t>抓拍</w:t>
      </w:r>
      <w:r w:rsidR="004E0041">
        <w:rPr>
          <w:rFonts w:hint="eastAsia"/>
        </w:rPr>
        <w:t>现场照片</w:t>
      </w:r>
      <w:r w:rsidR="00C8139D">
        <w:rPr>
          <w:rFonts w:hint="eastAsia"/>
        </w:rPr>
        <w:t>。</w:t>
      </w:r>
    </w:p>
    <w:p w14:paraId="73E44158" w14:textId="7B84D5A7" w:rsidR="0068435C" w:rsidRDefault="00964288" w:rsidP="007A3077">
      <w:pPr>
        <w:numPr>
          <w:ilvl w:val="0"/>
          <w:numId w:val="20"/>
        </w:numPr>
        <w:tabs>
          <w:tab w:val="left" w:pos="312"/>
        </w:tabs>
      </w:pPr>
      <w:r>
        <w:t>若识别为非空，</w:t>
      </w:r>
      <w:r w:rsidR="00062C99">
        <w:t>智能识别前端系统</w:t>
      </w:r>
      <w:r>
        <w:t>将该行李</w:t>
      </w:r>
      <w:proofErr w:type="gramStart"/>
      <w:r>
        <w:t>筐</w:t>
      </w:r>
      <w:proofErr w:type="gramEnd"/>
      <w:r>
        <w:t>RFID编号、非</w:t>
      </w:r>
      <w:proofErr w:type="gramStart"/>
      <w:r>
        <w:t>空状态</w:t>
      </w:r>
      <w:proofErr w:type="gramEnd"/>
      <w:r>
        <w:t>发送至回筐控制系统，回筐控制系统收到非</w:t>
      </w:r>
      <w:proofErr w:type="gramStart"/>
      <w:r>
        <w:t>空状态</w:t>
      </w:r>
      <w:proofErr w:type="gramEnd"/>
      <w:r>
        <w:t>信息时，则进行声光报警，提示旅客行李未取完；</w:t>
      </w:r>
    </w:p>
    <w:p w14:paraId="7D9AE773" w14:textId="4FFB9227" w:rsidR="00964288" w:rsidRDefault="00964288" w:rsidP="007A3077">
      <w:pPr>
        <w:numPr>
          <w:ilvl w:val="0"/>
          <w:numId w:val="20"/>
        </w:numPr>
        <w:tabs>
          <w:tab w:val="left" w:pos="312"/>
        </w:tabs>
      </w:pPr>
      <w:r>
        <w:t>若识别为空，</w:t>
      </w:r>
      <w:r w:rsidR="00062C99">
        <w:t>智能识别前端系统</w:t>
      </w:r>
      <w:r>
        <w:t>将该行李</w:t>
      </w:r>
      <w:proofErr w:type="gramStart"/>
      <w:r>
        <w:t>筐</w:t>
      </w:r>
      <w:proofErr w:type="gramEnd"/>
      <w:r>
        <w:t>RFID编号、</w:t>
      </w:r>
      <w:proofErr w:type="gramStart"/>
      <w:r>
        <w:t>空状态</w:t>
      </w:r>
      <w:proofErr w:type="gramEnd"/>
      <w:r>
        <w:t>发送至回筐控制系统，回筐控制系统</w:t>
      </w:r>
      <w:r w:rsidR="008774F9">
        <w:rPr>
          <w:rFonts w:hint="eastAsia"/>
        </w:rPr>
        <w:t>放下顶升装置，将该行李</w:t>
      </w:r>
      <w:proofErr w:type="gramStart"/>
      <w:r w:rsidR="008774F9">
        <w:rPr>
          <w:rFonts w:hint="eastAsia"/>
        </w:rPr>
        <w:t>筐</w:t>
      </w:r>
      <w:proofErr w:type="gramEnd"/>
      <w:r w:rsidR="008774F9">
        <w:rPr>
          <w:rFonts w:hint="eastAsia"/>
        </w:rPr>
        <w:t>传输至最后一格</w:t>
      </w:r>
      <w:r>
        <w:t>空筐</w:t>
      </w:r>
      <w:r w:rsidR="00D27273">
        <w:rPr>
          <w:rFonts w:hint="eastAsia"/>
        </w:rPr>
        <w:t>翻转</w:t>
      </w:r>
      <w:r>
        <w:t>回收位。</w:t>
      </w:r>
    </w:p>
    <w:p w14:paraId="7F0E9508" w14:textId="7C8F1E1B" w:rsidR="00F61DF2" w:rsidRDefault="00777BAA" w:rsidP="007A3077">
      <w:pPr>
        <w:numPr>
          <w:ilvl w:val="0"/>
          <w:numId w:val="22"/>
        </w:numPr>
      </w:pPr>
      <w:r>
        <w:rPr>
          <w:rFonts w:hint="eastAsia"/>
        </w:rPr>
        <w:t>当行李</w:t>
      </w:r>
      <w:proofErr w:type="gramStart"/>
      <w:r>
        <w:rPr>
          <w:rFonts w:hint="eastAsia"/>
        </w:rPr>
        <w:t>筐</w:t>
      </w:r>
      <w:proofErr w:type="gramEnd"/>
      <w:r>
        <w:rPr>
          <w:rFonts w:hint="eastAsia"/>
        </w:rPr>
        <w:t>到达空筐翻转回收位时，</w:t>
      </w:r>
      <w:r>
        <w:t>回筐控制系统</w:t>
      </w:r>
      <w:r>
        <w:rPr>
          <w:rFonts w:hint="eastAsia"/>
        </w:rPr>
        <w:t>读取到空筐</w:t>
      </w:r>
      <w:r w:rsidR="008F4A70">
        <w:rPr>
          <w:rFonts w:hint="eastAsia"/>
        </w:rPr>
        <w:t>翻转回收</w:t>
      </w:r>
      <w:r>
        <w:rPr>
          <w:rFonts w:hint="eastAsia"/>
        </w:rPr>
        <w:t>位的行李</w:t>
      </w:r>
      <w:proofErr w:type="gramStart"/>
      <w:r>
        <w:rPr>
          <w:rFonts w:hint="eastAsia"/>
        </w:rPr>
        <w:t>筐</w:t>
      </w:r>
      <w:proofErr w:type="gramEnd"/>
      <w:r>
        <w:rPr>
          <w:rFonts w:hint="eastAsia"/>
        </w:rPr>
        <w:t>R</w:t>
      </w:r>
      <w:r>
        <w:t>FID</w:t>
      </w:r>
      <w:r>
        <w:rPr>
          <w:rFonts w:hint="eastAsia"/>
        </w:rPr>
        <w:t>编号后，将R</w:t>
      </w:r>
      <w:r>
        <w:t>FID</w:t>
      </w:r>
      <w:r>
        <w:rPr>
          <w:rFonts w:hint="eastAsia"/>
        </w:rPr>
        <w:t>编号发送给智能识别前端系统</w:t>
      </w:r>
      <w:r>
        <w:t>，此时智能识别前端系统在空</w:t>
      </w:r>
      <w:r>
        <w:lastRenderedPageBreak/>
        <w:t>筐</w:t>
      </w:r>
      <w:r w:rsidR="00DD1A18">
        <w:rPr>
          <w:rFonts w:hint="eastAsia"/>
        </w:rPr>
        <w:t>翻转回收</w:t>
      </w:r>
      <w:r>
        <w:t>位上的顶部摄像机对该行李</w:t>
      </w:r>
      <w:proofErr w:type="gramStart"/>
      <w:r>
        <w:t>筐</w:t>
      </w:r>
      <w:proofErr w:type="gramEnd"/>
      <w:r>
        <w:t>进行判断</w:t>
      </w:r>
      <w:r>
        <w:rPr>
          <w:rFonts w:hint="eastAsia"/>
        </w:rPr>
        <w:t>，同时对该行李</w:t>
      </w:r>
      <w:proofErr w:type="gramStart"/>
      <w:r>
        <w:rPr>
          <w:rFonts w:hint="eastAsia"/>
        </w:rPr>
        <w:t>筐</w:t>
      </w:r>
      <w:proofErr w:type="gramEnd"/>
      <w:r>
        <w:rPr>
          <w:rFonts w:hint="eastAsia"/>
        </w:rPr>
        <w:t>抓拍现场照片。</w:t>
      </w:r>
    </w:p>
    <w:p w14:paraId="56547C70" w14:textId="77777777" w:rsidR="002922DE" w:rsidRDefault="002922DE" w:rsidP="007A3077">
      <w:pPr>
        <w:numPr>
          <w:ilvl w:val="0"/>
          <w:numId w:val="21"/>
        </w:numPr>
        <w:tabs>
          <w:tab w:val="left" w:pos="312"/>
        </w:tabs>
      </w:pPr>
      <w:r>
        <w:t>若识别为非空，智能识别前端系统将该行李</w:t>
      </w:r>
      <w:proofErr w:type="gramStart"/>
      <w:r>
        <w:t>筐</w:t>
      </w:r>
      <w:proofErr w:type="gramEnd"/>
      <w:r>
        <w:t>RFID编号、非</w:t>
      </w:r>
      <w:proofErr w:type="gramStart"/>
      <w:r>
        <w:t>空状态</w:t>
      </w:r>
      <w:proofErr w:type="gramEnd"/>
      <w:r>
        <w:t>发送至回筐控制系统，回筐控制系统收到非</w:t>
      </w:r>
      <w:proofErr w:type="gramStart"/>
      <w:r>
        <w:t>空状态</w:t>
      </w:r>
      <w:proofErr w:type="gramEnd"/>
      <w:r>
        <w:t>信息时，则进行声光报警，提示旅客行李未取完；</w:t>
      </w:r>
    </w:p>
    <w:p w14:paraId="1982EB58" w14:textId="3C9C0D51" w:rsidR="00985F36" w:rsidRDefault="002922DE" w:rsidP="007A3077">
      <w:pPr>
        <w:numPr>
          <w:ilvl w:val="0"/>
          <w:numId w:val="21"/>
        </w:numPr>
        <w:tabs>
          <w:tab w:val="left" w:pos="312"/>
        </w:tabs>
      </w:pPr>
      <w:r>
        <w:t>若识别为空，智能识别前端系统将该行李</w:t>
      </w:r>
      <w:proofErr w:type="gramStart"/>
      <w:r>
        <w:t>筐</w:t>
      </w:r>
      <w:proofErr w:type="gramEnd"/>
      <w:r>
        <w:t>RFID编号、</w:t>
      </w:r>
      <w:proofErr w:type="gramStart"/>
      <w:r>
        <w:t>空状态</w:t>
      </w:r>
      <w:proofErr w:type="gramEnd"/>
      <w:r>
        <w:t>发送至回筐控制系统，回筐控制系统</w:t>
      </w:r>
      <w:r w:rsidR="00C77E04">
        <w:rPr>
          <w:rFonts w:hint="eastAsia"/>
        </w:rPr>
        <w:t>将行李</w:t>
      </w:r>
      <w:proofErr w:type="gramStart"/>
      <w:r>
        <w:t>筐</w:t>
      </w:r>
      <w:proofErr w:type="gramEnd"/>
      <w:r>
        <w:rPr>
          <w:rFonts w:hint="eastAsia"/>
        </w:rPr>
        <w:t>翻转</w:t>
      </w:r>
      <w:r w:rsidR="00C77E04">
        <w:rPr>
          <w:rFonts w:hint="eastAsia"/>
        </w:rPr>
        <w:t>后</w:t>
      </w:r>
      <w:r>
        <w:t>回收。</w:t>
      </w:r>
    </w:p>
    <w:p w14:paraId="623CDDFA" w14:textId="77777777" w:rsidR="001F63DB" w:rsidRDefault="001F63DB" w:rsidP="007A3077">
      <w:pPr>
        <w:numPr>
          <w:ilvl w:val="0"/>
          <w:numId w:val="22"/>
        </w:numPr>
      </w:pPr>
      <w:r>
        <w:rPr>
          <w:rFonts w:hint="eastAsia"/>
        </w:rPr>
        <w:t>可自由设置有效检测区域（R</w:t>
      </w:r>
      <w:r>
        <w:t>OI</w:t>
      </w:r>
      <w:r>
        <w:rPr>
          <w:rFonts w:hint="eastAsia"/>
        </w:rPr>
        <w:t>）。</w:t>
      </w:r>
    </w:p>
    <w:p w14:paraId="58DE4654" w14:textId="77777777" w:rsidR="001F63DB" w:rsidRPr="00AF49A8" w:rsidRDefault="001F63DB" w:rsidP="005E5683"/>
    <w:p w14:paraId="75890AD8" w14:textId="3F5ECD45" w:rsidR="005E5683" w:rsidRPr="00203540" w:rsidRDefault="00233F05" w:rsidP="005E5683">
      <w:pPr>
        <w:rPr>
          <w:b/>
          <w:bCs/>
        </w:rPr>
      </w:pPr>
      <w:r w:rsidRPr="00203540">
        <w:rPr>
          <w:rFonts w:hint="eastAsia"/>
          <w:b/>
          <w:bCs/>
        </w:rPr>
        <w:t>原型描述：</w:t>
      </w:r>
    </w:p>
    <w:p w14:paraId="1D748791" w14:textId="083329C4" w:rsidR="005E5683" w:rsidRDefault="00D80550" w:rsidP="00831461">
      <w:pPr>
        <w:jc w:val="center"/>
      </w:pPr>
      <w:r>
        <w:rPr>
          <w:noProof/>
        </w:rPr>
        <w:drawing>
          <wp:inline distT="0" distB="0" distL="0" distR="0" wp14:anchorId="2A8A7A1B" wp14:editId="1D7B21B2">
            <wp:extent cx="5518785" cy="3256280"/>
            <wp:effectExtent l="0" t="0" r="5715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Del="001179C9">
        <w:rPr>
          <w:noProof/>
        </w:rPr>
        <w:t xml:space="preserve"> </w:t>
      </w:r>
    </w:p>
    <w:p w14:paraId="34FBC37B" w14:textId="7695474F" w:rsidR="00FF0205" w:rsidRDefault="00FF0205" w:rsidP="00FF0205">
      <w:pPr>
        <w:jc w:val="center"/>
        <w:rPr>
          <w:b/>
          <w:sz w:val="21"/>
        </w:rPr>
      </w:pPr>
      <w:r w:rsidRPr="00A24E9E">
        <w:rPr>
          <w:rFonts w:hint="eastAsia"/>
          <w:b/>
          <w:sz w:val="21"/>
        </w:rPr>
        <w:t>图</w:t>
      </w:r>
      <w:r>
        <w:rPr>
          <w:rFonts w:hint="eastAsia"/>
          <w:b/>
          <w:sz w:val="21"/>
        </w:rPr>
        <w:t>4</w:t>
      </w:r>
      <w:r>
        <w:rPr>
          <w:b/>
          <w:sz w:val="21"/>
        </w:rPr>
        <w:t>.</w:t>
      </w:r>
      <w:r w:rsidR="00780CA9">
        <w:rPr>
          <w:b/>
          <w:sz w:val="21"/>
        </w:rPr>
        <w:t>1</w:t>
      </w:r>
      <w:r w:rsidR="0089451D">
        <w:rPr>
          <w:b/>
          <w:sz w:val="21"/>
        </w:rPr>
        <w:t>1</w:t>
      </w:r>
      <w:r w:rsidR="001D0E57">
        <w:rPr>
          <w:rFonts w:hint="eastAsia"/>
          <w:b/>
          <w:sz w:val="21"/>
        </w:rPr>
        <w:t>空筐判定</w:t>
      </w:r>
      <w:r w:rsidR="00445649">
        <w:rPr>
          <w:rFonts w:hint="eastAsia"/>
          <w:b/>
          <w:sz w:val="21"/>
        </w:rPr>
        <w:t>界面</w:t>
      </w:r>
      <w:r w:rsidRPr="00EB4034">
        <w:rPr>
          <w:rFonts w:hint="eastAsia"/>
          <w:b/>
          <w:sz w:val="21"/>
        </w:rPr>
        <w:t>示意图</w:t>
      </w:r>
    </w:p>
    <w:p w14:paraId="76DD5EA2" w14:textId="7887BBBF" w:rsidR="005E5683" w:rsidRDefault="00BF0323" w:rsidP="001D14A6">
      <w:pPr>
        <w:pStyle w:val="3"/>
        <w:numPr>
          <w:ilvl w:val="2"/>
          <w:numId w:val="1"/>
        </w:numPr>
      </w:pPr>
      <w:bookmarkStart w:id="127" w:name="_Toc42005843"/>
      <w:r>
        <w:rPr>
          <w:rFonts w:hint="eastAsia"/>
        </w:rPr>
        <w:t>空筐翻转</w:t>
      </w:r>
      <w:r w:rsidR="00514E88">
        <w:rPr>
          <w:rFonts w:hint="eastAsia"/>
        </w:rPr>
        <w:t>回收</w:t>
      </w:r>
      <w:bookmarkEnd w:id="127"/>
    </w:p>
    <w:p w14:paraId="62C75522" w14:textId="1F66DD4A" w:rsidR="002D4801" w:rsidRPr="005A772D" w:rsidRDefault="002D4801" w:rsidP="002D4801">
      <w:pPr>
        <w:rPr>
          <w:b/>
          <w:bCs/>
        </w:rPr>
      </w:pPr>
      <w:r w:rsidRPr="005A772D">
        <w:rPr>
          <w:rFonts w:hint="eastAsia"/>
          <w:b/>
          <w:bCs/>
        </w:rPr>
        <w:t>功能描述</w:t>
      </w:r>
      <w:r w:rsidR="005A772D" w:rsidRPr="005A772D">
        <w:rPr>
          <w:rFonts w:hint="eastAsia"/>
          <w:b/>
          <w:bCs/>
        </w:rPr>
        <w:t>：</w:t>
      </w:r>
    </w:p>
    <w:p w14:paraId="2D22449E" w14:textId="614470C0" w:rsidR="009268F9" w:rsidRDefault="00964288" w:rsidP="00854DB2">
      <w:pPr>
        <w:numPr>
          <w:ilvl w:val="0"/>
          <w:numId w:val="15"/>
        </w:numPr>
      </w:pPr>
      <w:r>
        <w:t>回筐控制系统将空</w:t>
      </w:r>
      <w:proofErr w:type="gramStart"/>
      <w:r>
        <w:t>筐判断</w:t>
      </w:r>
      <w:proofErr w:type="gramEnd"/>
      <w:r>
        <w:t>回收位的空</w:t>
      </w:r>
      <w:proofErr w:type="gramStart"/>
      <w:r>
        <w:t>筐进行</w:t>
      </w:r>
      <w:proofErr w:type="gramEnd"/>
      <w:r>
        <w:t>翻转，将筐内未识别的物品翻转倒出至</w:t>
      </w:r>
      <w:r w:rsidR="00446D4B" w:rsidRPr="00446D4B">
        <w:rPr>
          <w:rFonts w:hint="eastAsia"/>
        </w:rPr>
        <w:t>翻转接收台</w:t>
      </w:r>
      <w:r>
        <w:t>，然后下沉准备回筐</w:t>
      </w:r>
      <w:r w:rsidR="00ED7CCC">
        <w:rPr>
          <w:rFonts w:hint="eastAsia"/>
        </w:rPr>
        <w:t>。</w:t>
      </w:r>
    </w:p>
    <w:p w14:paraId="0BE6D1F9" w14:textId="2831DDA5" w:rsidR="00D23213" w:rsidRDefault="00964288" w:rsidP="00854DB2">
      <w:pPr>
        <w:numPr>
          <w:ilvl w:val="0"/>
          <w:numId w:val="15"/>
        </w:numPr>
      </w:pPr>
      <w:r>
        <w:t>下沉底部</w:t>
      </w:r>
      <w:r w:rsidR="00992974">
        <w:rPr>
          <w:rFonts w:hint="eastAsia"/>
        </w:rPr>
        <w:t>或</w:t>
      </w:r>
      <w:proofErr w:type="gramStart"/>
      <w:r w:rsidR="002B5B9E">
        <w:rPr>
          <w:rFonts w:hint="eastAsia"/>
        </w:rPr>
        <w:t>回筐道途中</w:t>
      </w:r>
      <w:proofErr w:type="gramEnd"/>
      <w:r>
        <w:t>有RFID读取装置，读取到该筐RFID信息之后，回筐控制系统将RFID编号、时间戳发送至</w:t>
      </w:r>
      <w:r w:rsidR="00062C99">
        <w:t>智能识别前端系统</w:t>
      </w:r>
      <w:r w:rsidR="00E46394">
        <w:rPr>
          <w:rFonts w:hint="eastAsia"/>
        </w:rPr>
        <w:t>。</w:t>
      </w:r>
    </w:p>
    <w:p w14:paraId="3AAE29AD" w14:textId="1C10D4FE" w:rsidR="00964288" w:rsidRDefault="00062C99" w:rsidP="00495649">
      <w:pPr>
        <w:numPr>
          <w:ilvl w:val="0"/>
          <w:numId w:val="15"/>
        </w:numPr>
      </w:pPr>
      <w:r>
        <w:t>智能识别前端系统</w:t>
      </w:r>
      <w:r w:rsidR="00964288">
        <w:t>将该行李</w:t>
      </w:r>
      <w:proofErr w:type="gramStart"/>
      <w:r w:rsidR="00964288">
        <w:t>筐</w:t>
      </w:r>
      <w:proofErr w:type="gramEnd"/>
      <w:r w:rsidR="00964288">
        <w:t>重置为空筐状态。</w:t>
      </w:r>
    </w:p>
    <w:p w14:paraId="6485B20D" w14:textId="77777777" w:rsidR="00964288" w:rsidRPr="00964288" w:rsidRDefault="00964288">
      <w:pPr>
        <w:rPr>
          <w:b/>
          <w:bCs/>
        </w:rPr>
      </w:pPr>
    </w:p>
    <w:p w14:paraId="113023DC" w14:textId="1B044624" w:rsidR="00964288" w:rsidRDefault="00115A94">
      <w:pPr>
        <w:rPr>
          <w:b/>
          <w:bCs/>
        </w:rPr>
      </w:pPr>
      <w:r>
        <w:rPr>
          <w:rFonts w:hint="eastAsia"/>
          <w:b/>
          <w:bCs/>
        </w:rPr>
        <w:t>原型描述：</w:t>
      </w:r>
    </w:p>
    <w:p w14:paraId="0E03A32E" w14:textId="3C97D5DB" w:rsidR="00115A94" w:rsidRPr="00CA3176" w:rsidRDefault="00115A94">
      <w:r w:rsidRPr="00CA3176">
        <w:rPr>
          <w:rFonts w:hint="eastAsia"/>
        </w:rPr>
        <w:t>无</w:t>
      </w:r>
    </w:p>
    <w:p w14:paraId="670B3C7C" w14:textId="77777777" w:rsidR="00964288" w:rsidRDefault="00964288">
      <w:pPr>
        <w:rPr>
          <w:b/>
          <w:bCs/>
        </w:rPr>
      </w:pPr>
    </w:p>
    <w:p w14:paraId="5312D8C2" w14:textId="79DF44E2" w:rsidR="001C6779" w:rsidRPr="008D14C7" w:rsidRDefault="00385538" w:rsidP="001C6779">
      <w:pPr>
        <w:pStyle w:val="2"/>
        <w:numPr>
          <w:ilvl w:val="1"/>
          <w:numId w:val="1"/>
        </w:numPr>
        <w:jc w:val="both"/>
      </w:pPr>
      <w:bookmarkStart w:id="128" w:name="_Toc42005844"/>
      <w:r>
        <w:rPr>
          <w:rFonts w:hint="eastAsia"/>
        </w:rPr>
        <w:t>人包</w:t>
      </w:r>
      <w:proofErr w:type="gramStart"/>
      <w:r>
        <w:rPr>
          <w:rFonts w:hint="eastAsia"/>
        </w:rPr>
        <w:t>对应回查</w:t>
      </w:r>
      <w:bookmarkEnd w:id="128"/>
      <w:proofErr w:type="gramEnd"/>
    </w:p>
    <w:p w14:paraId="0110B5B6" w14:textId="77777777" w:rsidR="001C6779" w:rsidRPr="008D14C7" w:rsidRDefault="001C6779" w:rsidP="001C6779">
      <w:pPr>
        <w:rPr>
          <w:b/>
          <w:bCs/>
        </w:rPr>
      </w:pPr>
      <w:r w:rsidRPr="008D14C7">
        <w:rPr>
          <w:rFonts w:hint="eastAsia"/>
          <w:b/>
          <w:bCs/>
        </w:rPr>
        <w:t>功能描述：</w:t>
      </w:r>
    </w:p>
    <w:p w14:paraId="7917B26C" w14:textId="474818C8" w:rsidR="001C6779" w:rsidRDefault="00EA4F19" w:rsidP="00854DB2">
      <w:pPr>
        <w:numPr>
          <w:ilvl w:val="0"/>
          <w:numId w:val="16"/>
        </w:numPr>
      </w:pPr>
      <w:r>
        <w:rPr>
          <w:rFonts w:hint="eastAsia"/>
        </w:rPr>
        <w:t>旅客</w:t>
      </w:r>
      <w:r>
        <w:t>经过</w:t>
      </w:r>
      <w:r w:rsidR="00811288">
        <w:rPr>
          <w:rFonts w:hint="eastAsia"/>
        </w:rPr>
        <w:t>准备位机头进行人脸识别</w:t>
      </w:r>
      <w:r w:rsidR="00912BF2">
        <w:rPr>
          <w:rFonts w:hint="eastAsia"/>
        </w:rPr>
        <w:t>获取</w:t>
      </w:r>
      <w:r w:rsidR="00624269">
        <w:rPr>
          <w:rFonts w:hint="eastAsia"/>
        </w:rPr>
        <w:t>现场人像</w:t>
      </w:r>
      <w:r w:rsidR="005B57A1">
        <w:rPr>
          <w:rFonts w:hint="eastAsia"/>
        </w:rPr>
        <w:t>照片</w:t>
      </w:r>
      <w:r w:rsidR="00C02239">
        <w:rPr>
          <w:rFonts w:hint="eastAsia"/>
        </w:rPr>
        <w:t>，</w:t>
      </w:r>
      <w:r w:rsidR="00443FCA">
        <w:rPr>
          <w:rFonts w:hint="eastAsia"/>
        </w:rPr>
        <w:t>准备位R</w:t>
      </w:r>
      <w:r w:rsidR="00443FCA">
        <w:t>FID</w:t>
      </w:r>
      <w:r w:rsidR="00443FCA">
        <w:rPr>
          <w:rFonts w:hint="eastAsia"/>
        </w:rPr>
        <w:t>读取装置获取R</w:t>
      </w:r>
      <w:r w:rsidR="00443FCA">
        <w:t>FID</w:t>
      </w:r>
      <w:r w:rsidR="00443FCA">
        <w:rPr>
          <w:rFonts w:hint="eastAsia"/>
        </w:rPr>
        <w:t>编号</w:t>
      </w:r>
      <w:r w:rsidR="00AE0C20">
        <w:rPr>
          <w:rFonts w:hint="eastAsia"/>
        </w:rPr>
        <w:t>，</w:t>
      </w:r>
      <w:r w:rsidR="00E9413E">
        <w:rPr>
          <w:rFonts w:hint="eastAsia"/>
        </w:rPr>
        <w:t>二</w:t>
      </w:r>
      <w:r w:rsidR="00063094">
        <w:rPr>
          <w:rFonts w:hint="eastAsia"/>
        </w:rPr>
        <w:t>者</w:t>
      </w:r>
      <w:r w:rsidR="00B936A3">
        <w:rPr>
          <w:rFonts w:hint="eastAsia"/>
        </w:rPr>
        <w:t>信息</w:t>
      </w:r>
      <w:r w:rsidR="002A534A">
        <w:rPr>
          <w:rFonts w:hint="eastAsia"/>
        </w:rPr>
        <w:t>对应</w:t>
      </w:r>
      <w:r w:rsidR="0043098C">
        <w:rPr>
          <w:rFonts w:hint="eastAsia"/>
        </w:rPr>
        <w:t>绑定上传至服务器</w:t>
      </w:r>
      <w:r w:rsidR="001C6779" w:rsidRPr="00A24E9E">
        <w:rPr>
          <w:rFonts w:hint="eastAsia"/>
        </w:rPr>
        <w:t>。</w:t>
      </w:r>
    </w:p>
    <w:p w14:paraId="33EB930A" w14:textId="05CF1B69" w:rsidR="00C21063" w:rsidRDefault="00D36BE7" w:rsidP="00854DB2">
      <w:pPr>
        <w:numPr>
          <w:ilvl w:val="0"/>
          <w:numId w:val="16"/>
        </w:numPr>
      </w:pPr>
      <w:r>
        <w:rPr>
          <w:rFonts w:hint="eastAsia"/>
        </w:rPr>
        <w:t>X光机前上方的摄像头对行李</w:t>
      </w:r>
      <w:proofErr w:type="gramStart"/>
      <w:r>
        <w:rPr>
          <w:rFonts w:hint="eastAsia"/>
        </w:rPr>
        <w:t>筐</w:t>
      </w:r>
      <w:proofErr w:type="gramEnd"/>
      <w:r w:rsidR="00A3612B">
        <w:rPr>
          <w:rFonts w:hint="eastAsia"/>
        </w:rPr>
        <w:t>抓拍</w:t>
      </w:r>
      <w:r>
        <w:rPr>
          <w:rFonts w:hint="eastAsia"/>
        </w:rPr>
        <w:t>现场照片，同时把该照片与此行李</w:t>
      </w:r>
      <w:proofErr w:type="gramStart"/>
      <w:r>
        <w:rPr>
          <w:rFonts w:hint="eastAsia"/>
        </w:rPr>
        <w:t>筐</w:t>
      </w:r>
      <w:proofErr w:type="gramEnd"/>
      <w:r w:rsidR="00D52B1E">
        <w:t>RFID</w:t>
      </w:r>
      <w:r w:rsidR="00D52B1E">
        <w:rPr>
          <w:rFonts w:hint="eastAsia"/>
        </w:rPr>
        <w:t>编号</w:t>
      </w:r>
      <w:r>
        <w:rPr>
          <w:rFonts w:hint="eastAsia"/>
        </w:rPr>
        <w:t>绑定的人脸信息进行绑定</w:t>
      </w:r>
      <w:r w:rsidR="00FA1186">
        <w:rPr>
          <w:rFonts w:hint="eastAsia"/>
        </w:rPr>
        <w:t>，并上传至服务器</w:t>
      </w:r>
      <w:r>
        <w:rPr>
          <w:rFonts w:hint="eastAsia"/>
        </w:rPr>
        <w:t>。</w:t>
      </w:r>
    </w:p>
    <w:p w14:paraId="6991B8E6" w14:textId="4CC7C3C7" w:rsidR="00EA4F19" w:rsidRDefault="004B32A0" w:rsidP="00854DB2">
      <w:pPr>
        <w:numPr>
          <w:ilvl w:val="0"/>
          <w:numId w:val="16"/>
        </w:numPr>
      </w:pPr>
      <w:r>
        <w:rPr>
          <w:rFonts w:hint="eastAsia"/>
        </w:rPr>
        <w:t>X光图像通过</w:t>
      </w:r>
      <w:r w:rsidR="00062C99">
        <w:rPr>
          <w:rFonts w:hint="eastAsia"/>
        </w:rPr>
        <w:t>智能识别前端系统</w:t>
      </w:r>
      <w:r>
        <w:rPr>
          <w:rFonts w:hint="eastAsia"/>
        </w:rPr>
        <w:t>计算之后</w:t>
      </w:r>
      <w:r w:rsidR="0073322D">
        <w:rPr>
          <w:rFonts w:hint="eastAsia"/>
        </w:rPr>
        <w:t>绑定</w:t>
      </w:r>
      <w:proofErr w:type="gramStart"/>
      <w:r w:rsidR="0073322D">
        <w:rPr>
          <w:rFonts w:hint="eastAsia"/>
        </w:rPr>
        <w:t>至相应</w:t>
      </w:r>
      <w:proofErr w:type="gramEnd"/>
      <w:r w:rsidR="0073322D">
        <w:rPr>
          <w:rFonts w:hint="eastAsia"/>
        </w:rPr>
        <w:t>的R</w:t>
      </w:r>
      <w:r w:rsidR="0073322D">
        <w:t>FID</w:t>
      </w:r>
      <w:r w:rsidR="0073322D">
        <w:rPr>
          <w:rFonts w:hint="eastAsia"/>
        </w:rPr>
        <w:t>编号，并</w:t>
      </w:r>
      <w:r w:rsidR="00EA4F19">
        <w:rPr>
          <w:rFonts w:hint="eastAsia"/>
        </w:rPr>
        <w:t>上传</w:t>
      </w:r>
      <w:r w:rsidR="00EA4F19">
        <w:t>至服务器。</w:t>
      </w:r>
    </w:p>
    <w:p w14:paraId="75648F55" w14:textId="26AE8947" w:rsidR="002E558E" w:rsidRDefault="00274D57" w:rsidP="00854DB2">
      <w:pPr>
        <w:numPr>
          <w:ilvl w:val="0"/>
          <w:numId w:val="16"/>
        </w:numPr>
      </w:pPr>
      <w:r>
        <w:rPr>
          <w:rFonts w:hint="eastAsia"/>
        </w:rPr>
        <w:t>多次复检的行李</w:t>
      </w:r>
      <w:proofErr w:type="gramStart"/>
      <w:r>
        <w:rPr>
          <w:rFonts w:hint="eastAsia"/>
        </w:rPr>
        <w:t>筐</w:t>
      </w:r>
      <w:proofErr w:type="gramEnd"/>
      <w:r w:rsidR="006F0DFB">
        <w:rPr>
          <w:rFonts w:hint="eastAsia"/>
        </w:rPr>
        <w:t>获取到的X光图像，</w:t>
      </w:r>
      <w:r w:rsidR="00062C99">
        <w:rPr>
          <w:rFonts w:hint="eastAsia"/>
        </w:rPr>
        <w:t>智能识别前端系统</w:t>
      </w:r>
      <w:r>
        <w:rPr>
          <w:rFonts w:hint="eastAsia"/>
        </w:rPr>
        <w:t>都将</w:t>
      </w:r>
      <w:r w:rsidR="00EE203B">
        <w:rPr>
          <w:rFonts w:hint="eastAsia"/>
        </w:rPr>
        <w:t>其绑定至对应的</w:t>
      </w:r>
      <w:r w:rsidRPr="00936D64">
        <w:t>RFID编号</w:t>
      </w:r>
      <w:r w:rsidR="00EE203B">
        <w:rPr>
          <w:rFonts w:hint="eastAsia"/>
        </w:rPr>
        <w:t>，并上传</w:t>
      </w:r>
      <w:r w:rsidR="00EE203B">
        <w:t>至服务器</w:t>
      </w:r>
      <w:r>
        <w:rPr>
          <w:rFonts w:hint="eastAsia"/>
        </w:rPr>
        <w:t>。</w:t>
      </w:r>
    </w:p>
    <w:p w14:paraId="0FE64D75" w14:textId="6AA13F87" w:rsidR="00AF1E8F" w:rsidRDefault="001E1E50" w:rsidP="00854DB2">
      <w:pPr>
        <w:numPr>
          <w:ilvl w:val="0"/>
          <w:numId w:val="16"/>
        </w:numPr>
      </w:pPr>
      <w:r>
        <w:rPr>
          <w:rFonts w:hint="eastAsia"/>
        </w:rPr>
        <w:t>空筐识别之后</w:t>
      </w:r>
      <w:r w:rsidR="00B30B9A">
        <w:rPr>
          <w:rFonts w:hint="eastAsia"/>
        </w:rPr>
        <w:t>，将识别时拍摄的空</w:t>
      </w:r>
      <w:proofErr w:type="gramStart"/>
      <w:r w:rsidR="00B30B9A">
        <w:rPr>
          <w:rFonts w:hint="eastAsia"/>
        </w:rPr>
        <w:t>筐现场</w:t>
      </w:r>
      <w:proofErr w:type="gramEnd"/>
      <w:r w:rsidR="00B30B9A">
        <w:rPr>
          <w:rFonts w:hint="eastAsia"/>
        </w:rPr>
        <w:t>照片</w:t>
      </w:r>
      <w:r w:rsidR="00553983">
        <w:rPr>
          <w:rFonts w:hint="eastAsia"/>
        </w:rPr>
        <w:t>、R</w:t>
      </w:r>
      <w:r w:rsidR="00553983">
        <w:t>FID</w:t>
      </w:r>
      <w:r w:rsidR="00553983">
        <w:rPr>
          <w:rFonts w:hint="eastAsia"/>
        </w:rPr>
        <w:t>编号</w:t>
      </w:r>
      <w:r w:rsidR="00B30B9A">
        <w:rPr>
          <w:rFonts w:hint="eastAsia"/>
        </w:rPr>
        <w:t>以及识别结果</w:t>
      </w:r>
      <w:r w:rsidR="00405B4F">
        <w:rPr>
          <w:rFonts w:hint="eastAsia"/>
        </w:rPr>
        <w:t>上传</w:t>
      </w:r>
      <w:r w:rsidR="00036535">
        <w:rPr>
          <w:rFonts w:hint="eastAsia"/>
        </w:rPr>
        <w:t>至</w:t>
      </w:r>
      <w:r w:rsidR="00405B4F">
        <w:rPr>
          <w:rFonts w:hint="eastAsia"/>
        </w:rPr>
        <w:t>服务器</w:t>
      </w:r>
      <w:r w:rsidR="00E01985">
        <w:rPr>
          <w:rFonts w:hint="eastAsia"/>
        </w:rPr>
        <w:t>。</w:t>
      </w:r>
    </w:p>
    <w:p w14:paraId="095621E7" w14:textId="606E91C6" w:rsidR="00D20991" w:rsidRDefault="00D20991" w:rsidP="00854DB2">
      <w:pPr>
        <w:numPr>
          <w:ilvl w:val="0"/>
          <w:numId w:val="16"/>
        </w:numPr>
      </w:pPr>
      <w:r>
        <w:rPr>
          <w:rFonts w:hint="eastAsia"/>
        </w:rPr>
        <w:t>能通过数据平台</w:t>
      </w:r>
      <w:proofErr w:type="gramStart"/>
      <w:r>
        <w:rPr>
          <w:rFonts w:hint="eastAsia"/>
        </w:rPr>
        <w:t>回查</w:t>
      </w:r>
      <w:r w:rsidR="004F163F">
        <w:rPr>
          <w:rFonts w:hint="eastAsia"/>
        </w:rPr>
        <w:t>每</w:t>
      </w:r>
      <w:proofErr w:type="gramEnd"/>
      <w:r w:rsidR="004F163F">
        <w:rPr>
          <w:rFonts w:hint="eastAsia"/>
        </w:rPr>
        <w:t>一名旅客下对应的行李关系及轨迹。</w:t>
      </w:r>
    </w:p>
    <w:p w14:paraId="0CDB4B93" w14:textId="06A8809D" w:rsidR="00AA5872" w:rsidRDefault="00AA5872" w:rsidP="00AA5872"/>
    <w:p w14:paraId="095AB81E" w14:textId="37FCFA4D" w:rsidR="00AA5872" w:rsidRPr="00A75DB7" w:rsidRDefault="00AA5872" w:rsidP="00AA5872">
      <w:pPr>
        <w:rPr>
          <w:b/>
          <w:bCs/>
        </w:rPr>
      </w:pPr>
      <w:r w:rsidRPr="00A75DB7">
        <w:rPr>
          <w:rFonts w:hint="eastAsia"/>
          <w:b/>
          <w:bCs/>
        </w:rPr>
        <w:t>原型描述：</w:t>
      </w:r>
    </w:p>
    <w:p w14:paraId="47D916D4" w14:textId="630E4203" w:rsidR="002E558E" w:rsidRDefault="002C0B45" w:rsidP="00E75C69">
      <w:pPr>
        <w:jc w:val="center"/>
      </w:pPr>
      <w:r>
        <w:rPr>
          <w:noProof/>
        </w:rPr>
        <w:lastRenderedPageBreak/>
        <w:drawing>
          <wp:inline distT="0" distB="0" distL="0" distR="0" wp14:anchorId="40A393A9" wp14:editId="2932AF25">
            <wp:extent cx="5005266" cy="2976880"/>
            <wp:effectExtent l="19050" t="19050" r="2413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1737" t="6664"/>
                    <a:stretch/>
                  </pic:blipFill>
                  <pic:spPr bwMode="auto">
                    <a:xfrm>
                      <a:off x="0" y="0"/>
                      <a:ext cx="5008669" cy="297890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754A4" w14:textId="5E95879A" w:rsidR="00EC0EC9" w:rsidRPr="00EC0EC9" w:rsidRDefault="00EC0EC9" w:rsidP="00E75C69">
      <w:pPr>
        <w:jc w:val="center"/>
        <w:rPr>
          <w:b/>
          <w:sz w:val="21"/>
        </w:rPr>
      </w:pPr>
      <w:r w:rsidRPr="00EC0EC9">
        <w:rPr>
          <w:rFonts w:hint="eastAsia"/>
          <w:b/>
          <w:sz w:val="21"/>
        </w:rPr>
        <w:t>图4</w:t>
      </w:r>
      <w:r w:rsidRPr="00EC0EC9">
        <w:rPr>
          <w:b/>
          <w:sz w:val="21"/>
        </w:rPr>
        <w:t>.</w:t>
      </w:r>
      <w:r w:rsidR="008227FE">
        <w:rPr>
          <w:b/>
          <w:sz w:val="21"/>
        </w:rPr>
        <w:t xml:space="preserve">13 </w:t>
      </w:r>
      <w:r w:rsidR="00626149">
        <w:rPr>
          <w:rFonts w:hint="eastAsia"/>
          <w:b/>
          <w:sz w:val="21"/>
        </w:rPr>
        <w:t>人包</w:t>
      </w:r>
      <w:proofErr w:type="gramStart"/>
      <w:r w:rsidR="00626149">
        <w:rPr>
          <w:rFonts w:hint="eastAsia"/>
          <w:b/>
          <w:sz w:val="21"/>
        </w:rPr>
        <w:t>对应回查</w:t>
      </w:r>
      <w:proofErr w:type="gramEnd"/>
      <w:r w:rsidR="00626149">
        <w:rPr>
          <w:rFonts w:hint="eastAsia"/>
          <w:b/>
          <w:sz w:val="21"/>
        </w:rPr>
        <w:t>界面示意图</w:t>
      </w:r>
    </w:p>
    <w:p w14:paraId="19FB121A" w14:textId="13B8825D" w:rsidR="002E558E" w:rsidRDefault="00AB3604" w:rsidP="00854DB2">
      <w:pPr>
        <w:pStyle w:val="aff7"/>
        <w:numPr>
          <w:ilvl w:val="0"/>
          <w:numId w:val="7"/>
        </w:numPr>
        <w:ind w:firstLineChars="0"/>
      </w:pPr>
      <w:r>
        <w:rPr>
          <w:rFonts w:hint="eastAsia"/>
        </w:rPr>
        <w:t>支持</w:t>
      </w:r>
      <w:r w:rsidR="00E569F8">
        <w:rPr>
          <w:rFonts w:hint="eastAsia"/>
        </w:rPr>
        <w:t>证件</w:t>
      </w:r>
      <w:r>
        <w:rPr>
          <w:rFonts w:hint="eastAsia"/>
        </w:rPr>
        <w:t>号</w:t>
      </w:r>
      <w:r w:rsidR="00E569F8">
        <w:rPr>
          <w:rFonts w:hint="eastAsia"/>
        </w:rPr>
        <w:t>、姓名、通道及日期进行查询</w:t>
      </w:r>
      <w:r>
        <w:rPr>
          <w:rFonts w:hint="eastAsia"/>
        </w:rPr>
        <w:t>；</w:t>
      </w:r>
    </w:p>
    <w:p w14:paraId="28CE429C" w14:textId="59BDA273" w:rsidR="00AB3604" w:rsidRDefault="00AB3604" w:rsidP="00854DB2">
      <w:pPr>
        <w:pStyle w:val="aff7"/>
        <w:numPr>
          <w:ilvl w:val="0"/>
          <w:numId w:val="7"/>
        </w:numPr>
        <w:ind w:firstLineChars="0"/>
      </w:pPr>
      <w:r>
        <w:rPr>
          <w:rFonts w:hint="eastAsia"/>
        </w:rPr>
        <w:t>显示内容包括，</w:t>
      </w:r>
      <w:r w:rsidR="00164D1B">
        <w:rPr>
          <w:rFonts w:hint="eastAsia"/>
        </w:rPr>
        <w:t>安检现场照、人包对应照、中文名、英文名、性别、证件类型、证件号码、比对时间、比对分值、比对结果、</w:t>
      </w:r>
      <w:r w:rsidR="00456E87">
        <w:rPr>
          <w:rFonts w:hint="eastAsia"/>
        </w:rPr>
        <w:t>操作、</w:t>
      </w:r>
      <w:r w:rsidR="00C07E74">
        <w:rPr>
          <w:rFonts w:hint="eastAsia"/>
        </w:rPr>
        <w:t>行李轨迹</w:t>
      </w:r>
      <w:r w:rsidR="00887334">
        <w:rPr>
          <w:rFonts w:hint="eastAsia"/>
        </w:rPr>
        <w:t>。</w:t>
      </w:r>
    </w:p>
    <w:p w14:paraId="75290303" w14:textId="656E7EA7" w:rsidR="001A2B58" w:rsidRDefault="003D5B19" w:rsidP="00854DB2">
      <w:pPr>
        <w:pStyle w:val="aff7"/>
        <w:numPr>
          <w:ilvl w:val="0"/>
          <w:numId w:val="7"/>
        </w:numPr>
        <w:ind w:firstLineChars="0"/>
      </w:pPr>
      <w:r>
        <w:rPr>
          <w:rFonts w:hint="eastAsia"/>
        </w:rPr>
        <w:t>列表排序</w:t>
      </w:r>
      <w:r w:rsidR="00F964F8">
        <w:rPr>
          <w:rFonts w:hint="eastAsia"/>
        </w:rPr>
        <w:t>默认</w:t>
      </w:r>
      <w:r>
        <w:rPr>
          <w:rFonts w:hint="eastAsia"/>
        </w:rPr>
        <w:t>按照</w:t>
      </w:r>
      <w:r w:rsidR="008A51C9">
        <w:rPr>
          <w:rFonts w:hint="eastAsia"/>
        </w:rPr>
        <w:t>时间倒序排列</w:t>
      </w:r>
      <w:r w:rsidR="001A2B58">
        <w:rPr>
          <w:rFonts w:hint="eastAsia"/>
        </w:rPr>
        <w:t>；</w:t>
      </w:r>
    </w:p>
    <w:p w14:paraId="5AFDC84C" w14:textId="248A823F" w:rsidR="00F35FD1" w:rsidRDefault="00790940" w:rsidP="00854DB2">
      <w:pPr>
        <w:pStyle w:val="aff7"/>
        <w:numPr>
          <w:ilvl w:val="0"/>
          <w:numId w:val="7"/>
        </w:numPr>
        <w:ind w:firstLineChars="0"/>
      </w:pPr>
      <w:r>
        <w:rPr>
          <w:rFonts w:hint="eastAsia"/>
        </w:rPr>
        <w:t>点击操作下的详情，</w:t>
      </w:r>
      <w:r w:rsidR="00196CD0">
        <w:rPr>
          <w:rFonts w:hint="eastAsia"/>
        </w:rPr>
        <w:t>显示</w:t>
      </w:r>
      <w:r w:rsidR="00746F48">
        <w:rPr>
          <w:rFonts w:hint="eastAsia"/>
        </w:rPr>
        <w:t>详细比对</w:t>
      </w:r>
      <w:r w:rsidR="00EB6499">
        <w:rPr>
          <w:rFonts w:hint="eastAsia"/>
        </w:rPr>
        <w:t>信息（同</w:t>
      </w:r>
      <w:r w:rsidR="00913035">
        <w:rPr>
          <w:rFonts w:hint="eastAsia"/>
        </w:rPr>
        <w:t>复核闸机</w:t>
      </w:r>
      <w:r w:rsidR="002228BC">
        <w:rPr>
          <w:rFonts w:hint="eastAsia"/>
        </w:rPr>
        <w:t>查询</w:t>
      </w:r>
      <w:r w:rsidR="00FB5035">
        <w:rPr>
          <w:rFonts w:hint="eastAsia"/>
        </w:rPr>
        <w:t>结果</w:t>
      </w:r>
      <w:r w:rsidR="00EB6499">
        <w:rPr>
          <w:rFonts w:hint="eastAsia"/>
        </w:rPr>
        <w:t>）</w:t>
      </w:r>
    </w:p>
    <w:p w14:paraId="70B36DCC" w14:textId="616332B7" w:rsidR="00213BC5" w:rsidRDefault="000D2FFC" w:rsidP="00854DB2">
      <w:pPr>
        <w:pStyle w:val="aff7"/>
        <w:numPr>
          <w:ilvl w:val="0"/>
          <w:numId w:val="7"/>
        </w:numPr>
        <w:ind w:firstLineChars="0"/>
      </w:pPr>
      <w:r>
        <w:rPr>
          <w:rFonts w:hint="eastAsia"/>
        </w:rPr>
        <w:t>点击行李轨迹下的详情，</w:t>
      </w:r>
      <w:r w:rsidR="0040279E">
        <w:rPr>
          <w:rFonts w:hint="eastAsia"/>
        </w:rPr>
        <w:t>显示以下界面：</w:t>
      </w:r>
    </w:p>
    <w:p w14:paraId="36D07480" w14:textId="1FE4951F" w:rsidR="0044353A" w:rsidRPr="007E6E9F" w:rsidRDefault="00A85F87" w:rsidP="0070041A">
      <w:pPr>
        <w:jc w:val="center"/>
      </w:pPr>
      <w:del w:id="129" w:author="Lee Jude" w:date="2020-06-14T00:20:00Z">
        <w:r w:rsidDel="007E6E9F">
          <w:rPr>
            <w:noProof/>
          </w:rPr>
          <w:drawing>
            <wp:inline distT="0" distB="0" distL="0" distR="0" wp14:anchorId="506E18C2" wp14:editId="14791ECA">
              <wp:extent cx="4127784" cy="3018778"/>
              <wp:effectExtent l="0" t="0" r="6350" b="0"/>
              <wp:docPr id="10" name="图片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40614" cy="30281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30" w:author="Lee Jude" w:date="2020-06-14T00:20:00Z">
        <w:r w:rsidR="00E84B94">
          <w:rPr>
            <w:noProof/>
          </w:rPr>
          <w:drawing>
            <wp:inline distT="0" distB="0" distL="0" distR="0" wp14:anchorId="1F397DC9" wp14:editId="189F5481">
              <wp:extent cx="4410954" cy="3225869"/>
              <wp:effectExtent l="0" t="0" r="8890" b="0"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20337" cy="323273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80499F7" w14:textId="02F40ECC" w:rsidR="0044353A" w:rsidRDefault="00C273E1" w:rsidP="006968EC">
      <w:pPr>
        <w:jc w:val="center"/>
      </w:pPr>
      <w:r w:rsidRPr="00EC0EC9">
        <w:rPr>
          <w:rFonts w:hint="eastAsia"/>
          <w:b/>
          <w:sz w:val="21"/>
        </w:rPr>
        <w:t>图4</w:t>
      </w:r>
      <w:r w:rsidRPr="00EC0EC9">
        <w:rPr>
          <w:b/>
          <w:sz w:val="21"/>
        </w:rPr>
        <w:t>.</w:t>
      </w:r>
      <w:r w:rsidR="008227FE">
        <w:rPr>
          <w:b/>
          <w:sz w:val="21"/>
        </w:rPr>
        <w:t xml:space="preserve">14 </w:t>
      </w:r>
      <w:r>
        <w:rPr>
          <w:rFonts w:hint="eastAsia"/>
          <w:b/>
          <w:sz w:val="21"/>
        </w:rPr>
        <w:t>行李轨迹界面示意图</w:t>
      </w:r>
    </w:p>
    <w:sectPr w:rsidR="0044353A">
      <w:pgSz w:w="11906" w:h="16838"/>
      <w:pgMar w:top="1440" w:right="1797" w:bottom="1440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85B4CA" w14:textId="77777777" w:rsidR="00434C03" w:rsidRDefault="00434C03">
      <w:pPr>
        <w:spacing w:line="240" w:lineRule="auto"/>
      </w:pPr>
      <w:r>
        <w:separator/>
      </w:r>
    </w:p>
  </w:endnote>
  <w:endnote w:type="continuationSeparator" w:id="0">
    <w:p w14:paraId="522D4D72" w14:textId="77777777" w:rsidR="00434C03" w:rsidRDefault="00434C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2556296"/>
    </w:sdtPr>
    <w:sdtEndPr/>
    <w:sdtContent>
      <w:p w14:paraId="33432C30" w14:textId="77777777" w:rsidR="008A1813" w:rsidRDefault="008A1813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302F12C" w14:textId="77777777" w:rsidR="008A1813" w:rsidRDefault="008A1813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99999675"/>
    </w:sdtPr>
    <w:sdtEndPr/>
    <w:sdtContent>
      <w:p w14:paraId="0EC2A2D0" w14:textId="77D306BF" w:rsidR="008A1813" w:rsidRDefault="008A1813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33BB" w:rsidRPr="004733BB">
          <w:rPr>
            <w:noProof/>
            <w:lang w:val="zh-CN"/>
          </w:rPr>
          <w:t>25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A4D9C4" w14:textId="77777777" w:rsidR="00434C03" w:rsidRDefault="00434C03">
      <w:pPr>
        <w:spacing w:line="240" w:lineRule="auto"/>
      </w:pPr>
      <w:r>
        <w:separator/>
      </w:r>
    </w:p>
  </w:footnote>
  <w:footnote w:type="continuationSeparator" w:id="0">
    <w:p w14:paraId="75A33DF2" w14:textId="77777777" w:rsidR="00434C03" w:rsidRDefault="00434C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D5B027" w14:textId="77777777" w:rsidR="008A1813" w:rsidRDefault="008A1813">
    <w:pPr>
      <w:pStyle w:val="af5"/>
      <w:jc w:val="both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69A8DF" w14:textId="59AC5B1B" w:rsidR="008A1813" w:rsidRDefault="008A1813" w:rsidP="00DA7BF5">
    <w:pPr>
      <w:pStyle w:val="af5"/>
      <w:ind w:right="180"/>
      <w:jc w:val="right"/>
    </w:pPr>
    <w:r>
      <w:rPr>
        <w:rFonts w:hint="eastAsia"/>
      </w:rPr>
      <w:t>旅客随身行李智能传输</w:t>
    </w:r>
    <w:r w:rsidRPr="00DA7BF5">
      <w:rPr>
        <w:rFonts w:hint="eastAsia"/>
      </w:rPr>
      <w:t>系统</w:t>
    </w:r>
    <w:r>
      <w:rPr>
        <w:rFonts w:hint="eastAsia"/>
      </w:rPr>
      <w:t>需求说明书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B92002F"/>
    <w:multiLevelType w:val="singleLevel"/>
    <w:tmpl w:val="DB92002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458495B"/>
    <w:multiLevelType w:val="singleLevel"/>
    <w:tmpl w:val="DB92002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09287049"/>
    <w:multiLevelType w:val="singleLevel"/>
    <w:tmpl w:val="DB92002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0BA27225"/>
    <w:multiLevelType w:val="hybridMultilevel"/>
    <w:tmpl w:val="3E943AEA"/>
    <w:lvl w:ilvl="0" w:tplc="481263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AC9657"/>
    <w:multiLevelType w:val="singleLevel"/>
    <w:tmpl w:val="0CAC965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28C65D4A"/>
    <w:multiLevelType w:val="multilevel"/>
    <w:tmpl w:val="28C65D4A"/>
    <w:lvl w:ilvl="0">
      <w:start w:val="1"/>
      <w:numFmt w:val="bullet"/>
      <w:pStyle w:val="a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CB42C99"/>
    <w:multiLevelType w:val="hybridMultilevel"/>
    <w:tmpl w:val="3B709E7E"/>
    <w:lvl w:ilvl="0" w:tplc="04090001">
      <w:start w:val="1"/>
      <w:numFmt w:val="bullet"/>
      <w:lvlText w:val=""/>
      <w:lvlJc w:val="left"/>
      <w:pPr>
        <w:ind w:left="73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2" w:hanging="420"/>
      </w:pPr>
      <w:rPr>
        <w:rFonts w:ascii="Wingdings" w:hAnsi="Wingdings" w:hint="default"/>
      </w:rPr>
    </w:lvl>
  </w:abstractNum>
  <w:abstractNum w:abstractNumId="7" w15:restartNumberingAfterBreak="0">
    <w:nsid w:val="31DD2C45"/>
    <w:multiLevelType w:val="multilevel"/>
    <w:tmpl w:val="31DD2C45"/>
    <w:lvl w:ilvl="0">
      <w:start w:val="1"/>
      <w:numFmt w:val="bullet"/>
      <w:pStyle w:val="Cellbullet"/>
      <w:lvlText w:val="{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57BECE5"/>
    <w:multiLevelType w:val="singleLevel"/>
    <w:tmpl w:val="357BECE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364E09D6"/>
    <w:multiLevelType w:val="singleLevel"/>
    <w:tmpl w:val="DB92002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37C37331"/>
    <w:multiLevelType w:val="multilevel"/>
    <w:tmpl w:val="37C37331"/>
    <w:lvl w:ilvl="0">
      <w:start w:val="1"/>
      <w:numFmt w:val="decimal"/>
      <w:pStyle w:val="1H1Heading0Fab-1YCL1H11H12H111H13H112fe"/>
      <w:suff w:val="nothing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nothing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suff w:val="nothing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suff w:val="nothing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1" w15:restartNumberingAfterBreak="0">
    <w:nsid w:val="3AD82919"/>
    <w:multiLevelType w:val="singleLevel"/>
    <w:tmpl w:val="DB92002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 w15:restartNumberingAfterBreak="0">
    <w:nsid w:val="3B572B31"/>
    <w:multiLevelType w:val="singleLevel"/>
    <w:tmpl w:val="DB92002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 w15:restartNumberingAfterBreak="0">
    <w:nsid w:val="4960BF9B"/>
    <w:multiLevelType w:val="singleLevel"/>
    <w:tmpl w:val="4960BF9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4" w15:restartNumberingAfterBreak="0">
    <w:nsid w:val="4C093788"/>
    <w:multiLevelType w:val="singleLevel"/>
    <w:tmpl w:val="DB92002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 w15:restartNumberingAfterBreak="0">
    <w:nsid w:val="5921090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  <w:b/>
        <w:bCs/>
        <w:i w:val="0"/>
        <w:iCs w:val="0"/>
        <w:caps w:val="0"/>
        <w:smallCaps w:val="0"/>
        <w:strike w:val="0"/>
        <w:dstrike w:val="0"/>
        <w:color w:val="auto"/>
        <w:spacing w:val="0"/>
        <w:w w:val="100"/>
        <w:kern w:val="2"/>
        <w:position w:val="0"/>
        <w:sz w:val="28"/>
        <w:szCs w:val="32"/>
        <w:u w:val="none"/>
        <w:shd w:val="clear" w:color="auto" w:fill="auto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 w15:restartNumberingAfterBreak="0">
    <w:nsid w:val="5A8B6009"/>
    <w:multiLevelType w:val="singleLevel"/>
    <w:tmpl w:val="DB92002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 w15:restartNumberingAfterBreak="0">
    <w:nsid w:val="5F7C55E5"/>
    <w:multiLevelType w:val="hybridMultilevel"/>
    <w:tmpl w:val="CA8E4D22"/>
    <w:lvl w:ilvl="0" w:tplc="63229C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3836177"/>
    <w:multiLevelType w:val="singleLevel"/>
    <w:tmpl w:val="DB92002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 w15:restartNumberingAfterBreak="0">
    <w:nsid w:val="76405793"/>
    <w:multiLevelType w:val="hybridMultilevel"/>
    <w:tmpl w:val="B8C86D3E"/>
    <w:lvl w:ilvl="0" w:tplc="04090001">
      <w:start w:val="1"/>
      <w:numFmt w:val="bullet"/>
      <w:lvlText w:val=""/>
      <w:lvlJc w:val="left"/>
      <w:pPr>
        <w:ind w:left="73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2" w:hanging="420"/>
      </w:pPr>
      <w:rPr>
        <w:rFonts w:ascii="Wingdings" w:hAnsi="Wingdings" w:hint="default"/>
      </w:rPr>
    </w:lvl>
  </w:abstractNum>
  <w:abstractNum w:abstractNumId="20" w15:restartNumberingAfterBreak="0">
    <w:nsid w:val="79520986"/>
    <w:multiLevelType w:val="singleLevel"/>
    <w:tmpl w:val="DB92002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 w15:restartNumberingAfterBreak="0">
    <w:nsid w:val="7D044372"/>
    <w:multiLevelType w:val="hybridMultilevel"/>
    <w:tmpl w:val="0144D3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5"/>
  </w:num>
  <w:num w:numId="3">
    <w:abstractNumId w:val="10"/>
  </w:num>
  <w:num w:numId="4">
    <w:abstractNumId w:val="7"/>
  </w:num>
  <w:num w:numId="5">
    <w:abstractNumId w:val="8"/>
  </w:num>
  <w:num w:numId="6">
    <w:abstractNumId w:val="0"/>
  </w:num>
  <w:num w:numId="7">
    <w:abstractNumId w:val="17"/>
  </w:num>
  <w:num w:numId="8">
    <w:abstractNumId w:val="13"/>
  </w:num>
  <w:num w:numId="9">
    <w:abstractNumId w:val="4"/>
  </w:num>
  <w:num w:numId="10">
    <w:abstractNumId w:val="14"/>
  </w:num>
  <w:num w:numId="11">
    <w:abstractNumId w:val="12"/>
  </w:num>
  <w:num w:numId="12">
    <w:abstractNumId w:val="16"/>
  </w:num>
  <w:num w:numId="13">
    <w:abstractNumId w:val="2"/>
  </w:num>
  <w:num w:numId="14">
    <w:abstractNumId w:val="9"/>
  </w:num>
  <w:num w:numId="15">
    <w:abstractNumId w:val="1"/>
  </w:num>
  <w:num w:numId="16">
    <w:abstractNumId w:val="18"/>
  </w:num>
  <w:num w:numId="17">
    <w:abstractNumId w:val="11"/>
  </w:num>
  <w:num w:numId="18">
    <w:abstractNumId w:val="21"/>
  </w:num>
  <w:num w:numId="19">
    <w:abstractNumId w:val="3"/>
  </w:num>
  <w:num w:numId="20">
    <w:abstractNumId w:val="19"/>
  </w:num>
  <w:num w:numId="21">
    <w:abstractNumId w:val="6"/>
  </w:num>
  <w:num w:numId="22">
    <w:abstractNumId w:val="20"/>
  </w:num>
  <w:numIdMacAtCleanup w:val="1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Lee Jude">
    <w15:presenceInfo w15:providerId="Windows Live" w15:userId="d4fdf4eebefab617"/>
  </w15:person>
  <w15:person w15:author="luo">
    <w15:presenceInfo w15:providerId="None" w15:userId="lu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hideSpellingErrors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1AA1"/>
    <w:rsid w:val="0000007C"/>
    <w:rsid w:val="00000A28"/>
    <w:rsid w:val="000014AF"/>
    <w:rsid w:val="00001836"/>
    <w:rsid w:val="00001F88"/>
    <w:rsid w:val="00002286"/>
    <w:rsid w:val="000024C3"/>
    <w:rsid w:val="00002C80"/>
    <w:rsid w:val="00002FB8"/>
    <w:rsid w:val="0000354A"/>
    <w:rsid w:val="00003C88"/>
    <w:rsid w:val="0000443D"/>
    <w:rsid w:val="00004545"/>
    <w:rsid w:val="000048AA"/>
    <w:rsid w:val="00004C09"/>
    <w:rsid w:val="00004CFB"/>
    <w:rsid w:val="000052AA"/>
    <w:rsid w:val="000056F7"/>
    <w:rsid w:val="0000579C"/>
    <w:rsid w:val="000059A5"/>
    <w:rsid w:val="00005DCE"/>
    <w:rsid w:val="00006136"/>
    <w:rsid w:val="00006217"/>
    <w:rsid w:val="00006588"/>
    <w:rsid w:val="0000749D"/>
    <w:rsid w:val="00007BB0"/>
    <w:rsid w:val="00007DD1"/>
    <w:rsid w:val="0001069A"/>
    <w:rsid w:val="000107ED"/>
    <w:rsid w:val="00011839"/>
    <w:rsid w:val="00011CC8"/>
    <w:rsid w:val="00012371"/>
    <w:rsid w:val="00012662"/>
    <w:rsid w:val="00012807"/>
    <w:rsid w:val="00012C1C"/>
    <w:rsid w:val="00012E68"/>
    <w:rsid w:val="00012EE6"/>
    <w:rsid w:val="00012FE7"/>
    <w:rsid w:val="000130A2"/>
    <w:rsid w:val="00013E5B"/>
    <w:rsid w:val="00014577"/>
    <w:rsid w:val="000145C2"/>
    <w:rsid w:val="0001496E"/>
    <w:rsid w:val="00014D69"/>
    <w:rsid w:val="00014E8B"/>
    <w:rsid w:val="00015004"/>
    <w:rsid w:val="000151C4"/>
    <w:rsid w:val="00015ACC"/>
    <w:rsid w:val="0001605E"/>
    <w:rsid w:val="00016281"/>
    <w:rsid w:val="000162E2"/>
    <w:rsid w:val="000162EE"/>
    <w:rsid w:val="000168FB"/>
    <w:rsid w:val="000175B4"/>
    <w:rsid w:val="00017705"/>
    <w:rsid w:val="000178C4"/>
    <w:rsid w:val="000201CF"/>
    <w:rsid w:val="00020622"/>
    <w:rsid w:val="00021261"/>
    <w:rsid w:val="000214D8"/>
    <w:rsid w:val="00021CD1"/>
    <w:rsid w:val="00021CE5"/>
    <w:rsid w:val="00021E25"/>
    <w:rsid w:val="00021FFB"/>
    <w:rsid w:val="00022B14"/>
    <w:rsid w:val="00022BA5"/>
    <w:rsid w:val="000233BB"/>
    <w:rsid w:val="000234B7"/>
    <w:rsid w:val="00023570"/>
    <w:rsid w:val="000240E6"/>
    <w:rsid w:val="00024292"/>
    <w:rsid w:val="00024770"/>
    <w:rsid w:val="0002532C"/>
    <w:rsid w:val="00025E38"/>
    <w:rsid w:val="00026303"/>
    <w:rsid w:val="000270E7"/>
    <w:rsid w:val="00027300"/>
    <w:rsid w:val="00027378"/>
    <w:rsid w:val="000276EE"/>
    <w:rsid w:val="00027B1B"/>
    <w:rsid w:val="00027CE1"/>
    <w:rsid w:val="00027D64"/>
    <w:rsid w:val="00030465"/>
    <w:rsid w:val="000309ED"/>
    <w:rsid w:val="00030B58"/>
    <w:rsid w:val="0003156B"/>
    <w:rsid w:val="00031617"/>
    <w:rsid w:val="000319B7"/>
    <w:rsid w:val="00031BC5"/>
    <w:rsid w:val="00031D7E"/>
    <w:rsid w:val="000323B5"/>
    <w:rsid w:val="00032756"/>
    <w:rsid w:val="00032834"/>
    <w:rsid w:val="00033508"/>
    <w:rsid w:val="000336F7"/>
    <w:rsid w:val="0003397F"/>
    <w:rsid w:val="00033E31"/>
    <w:rsid w:val="00033F6D"/>
    <w:rsid w:val="0003447C"/>
    <w:rsid w:val="000346AE"/>
    <w:rsid w:val="000347B6"/>
    <w:rsid w:val="00034FE5"/>
    <w:rsid w:val="00035026"/>
    <w:rsid w:val="000352D6"/>
    <w:rsid w:val="00035374"/>
    <w:rsid w:val="00035A22"/>
    <w:rsid w:val="00035BB7"/>
    <w:rsid w:val="00036535"/>
    <w:rsid w:val="00036BD0"/>
    <w:rsid w:val="00036C0A"/>
    <w:rsid w:val="00036E94"/>
    <w:rsid w:val="0003700F"/>
    <w:rsid w:val="0003740F"/>
    <w:rsid w:val="00037A83"/>
    <w:rsid w:val="00037B22"/>
    <w:rsid w:val="00037BBE"/>
    <w:rsid w:val="00037E5F"/>
    <w:rsid w:val="00040268"/>
    <w:rsid w:val="000402D7"/>
    <w:rsid w:val="0004045D"/>
    <w:rsid w:val="00040775"/>
    <w:rsid w:val="00040DF3"/>
    <w:rsid w:val="000410D3"/>
    <w:rsid w:val="00041519"/>
    <w:rsid w:val="00041818"/>
    <w:rsid w:val="000418DF"/>
    <w:rsid w:val="00041A99"/>
    <w:rsid w:val="000423CA"/>
    <w:rsid w:val="000423F3"/>
    <w:rsid w:val="0004244D"/>
    <w:rsid w:val="00042572"/>
    <w:rsid w:val="000425CA"/>
    <w:rsid w:val="000426EF"/>
    <w:rsid w:val="00042946"/>
    <w:rsid w:val="00042D6E"/>
    <w:rsid w:val="00042F7C"/>
    <w:rsid w:val="000436AB"/>
    <w:rsid w:val="00043AD8"/>
    <w:rsid w:val="00043EE9"/>
    <w:rsid w:val="00043F68"/>
    <w:rsid w:val="000447C9"/>
    <w:rsid w:val="00044D43"/>
    <w:rsid w:val="0004579D"/>
    <w:rsid w:val="00045821"/>
    <w:rsid w:val="000458C4"/>
    <w:rsid w:val="00045A5E"/>
    <w:rsid w:val="000460C0"/>
    <w:rsid w:val="00046255"/>
    <w:rsid w:val="00046B27"/>
    <w:rsid w:val="00046D04"/>
    <w:rsid w:val="0004704F"/>
    <w:rsid w:val="0004736F"/>
    <w:rsid w:val="00047505"/>
    <w:rsid w:val="00047855"/>
    <w:rsid w:val="000478FB"/>
    <w:rsid w:val="00047964"/>
    <w:rsid w:val="0004796F"/>
    <w:rsid w:val="00047AA5"/>
    <w:rsid w:val="00047B01"/>
    <w:rsid w:val="00047DB6"/>
    <w:rsid w:val="00050222"/>
    <w:rsid w:val="000507C3"/>
    <w:rsid w:val="00050BEA"/>
    <w:rsid w:val="00050FB8"/>
    <w:rsid w:val="00051023"/>
    <w:rsid w:val="00051580"/>
    <w:rsid w:val="00051707"/>
    <w:rsid w:val="00051BFA"/>
    <w:rsid w:val="00051D6E"/>
    <w:rsid w:val="00051E1C"/>
    <w:rsid w:val="00051ED1"/>
    <w:rsid w:val="0005208B"/>
    <w:rsid w:val="0005235F"/>
    <w:rsid w:val="0005251F"/>
    <w:rsid w:val="00052AF6"/>
    <w:rsid w:val="00052D06"/>
    <w:rsid w:val="0005329A"/>
    <w:rsid w:val="000532F8"/>
    <w:rsid w:val="0005347D"/>
    <w:rsid w:val="00053605"/>
    <w:rsid w:val="00053AA5"/>
    <w:rsid w:val="00053B46"/>
    <w:rsid w:val="00054229"/>
    <w:rsid w:val="000542DE"/>
    <w:rsid w:val="00054A71"/>
    <w:rsid w:val="00054E98"/>
    <w:rsid w:val="00055027"/>
    <w:rsid w:val="000553F1"/>
    <w:rsid w:val="00055FBC"/>
    <w:rsid w:val="00056075"/>
    <w:rsid w:val="00056766"/>
    <w:rsid w:val="0005688C"/>
    <w:rsid w:val="00056975"/>
    <w:rsid w:val="00056CAB"/>
    <w:rsid w:val="00056FEF"/>
    <w:rsid w:val="00060A7C"/>
    <w:rsid w:val="000615A5"/>
    <w:rsid w:val="0006173B"/>
    <w:rsid w:val="00061749"/>
    <w:rsid w:val="00062160"/>
    <w:rsid w:val="000624EE"/>
    <w:rsid w:val="00062571"/>
    <w:rsid w:val="00062C99"/>
    <w:rsid w:val="00062FAB"/>
    <w:rsid w:val="00063094"/>
    <w:rsid w:val="00063168"/>
    <w:rsid w:val="000631BF"/>
    <w:rsid w:val="000631CD"/>
    <w:rsid w:val="00063A10"/>
    <w:rsid w:val="00063BD1"/>
    <w:rsid w:val="00063FC8"/>
    <w:rsid w:val="00064CBD"/>
    <w:rsid w:val="000650AE"/>
    <w:rsid w:val="0006579C"/>
    <w:rsid w:val="00065B4F"/>
    <w:rsid w:val="00065D2B"/>
    <w:rsid w:val="00065D96"/>
    <w:rsid w:val="00066684"/>
    <w:rsid w:val="000668FC"/>
    <w:rsid w:val="00066C10"/>
    <w:rsid w:val="00066F8D"/>
    <w:rsid w:val="00067054"/>
    <w:rsid w:val="00067648"/>
    <w:rsid w:val="00070B93"/>
    <w:rsid w:val="00070CC2"/>
    <w:rsid w:val="000710C0"/>
    <w:rsid w:val="000716BD"/>
    <w:rsid w:val="00071A80"/>
    <w:rsid w:val="00071AD4"/>
    <w:rsid w:val="00071EA4"/>
    <w:rsid w:val="00071F3D"/>
    <w:rsid w:val="00072763"/>
    <w:rsid w:val="00072ADD"/>
    <w:rsid w:val="000736D4"/>
    <w:rsid w:val="000737BC"/>
    <w:rsid w:val="00073816"/>
    <w:rsid w:val="000738F6"/>
    <w:rsid w:val="00073B52"/>
    <w:rsid w:val="00073DFA"/>
    <w:rsid w:val="000743D0"/>
    <w:rsid w:val="00074ACD"/>
    <w:rsid w:val="00075931"/>
    <w:rsid w:val="000759DC"/>
    <w:rsid w:val="00075F9D"/>
    <w:rsid w:val="0007658F"/>
    <w:rsid w:val="0007679C"/>
    <w:rsid w:val="00076C42"/>
    <w:rsid w:val="00076FBA"/>
    <w:rsid w:val="00077655"/>
    <w:rsid w:val="000777E8"/>
    <w:rsid w:val="00077833"/>
    <w:rsid w:val="00077CDB"/>
    <w:rsid w:val="00077E2C"/>
    <w:rsid w:val="00080099"/>
    <w:rsid w:val="000802FC"/>
    <w:rsid w:val="000806EC"/>
    <w:rsid w:val="00081781"/>
    <w:rsid w:val="0008179F"/>
    <w:rsid w:val="00081963"/>
    <w:rsid w:val="00081A5C"/>
    <w:rsid w:val="00081B08"/>
    <w:rsid w:val="00081F3D"/>
    <w:rsid w:val="00082299"/>
    <w:rsid w:val="000829B1"/>
    <w:rsid w:val="00082CBA"/>
    <w:rsid w:val="00082FF7"/>
    <w:rsid w:val="00083595"/>
    <w:rsid w:val="00083680"/>
    <w:rsid w:val="000838E4"/>
    <w:rsid w:val="00083D15"/>
    <w:rsid w:val="0008414E"/>
    <w:rsid w:val="00084197"/>
    <w:rsid w:val="0008431A"/>
    <w:rsid w:val="00084482"/>
    <w:rsid w:val="00084625"/>
    <w:rsid w:val="000846EF"/>
    <w:rsid w:val="000849F7"/>
    <w:rsid w:val="0008522C"/>
    <w:rsid w:val="0008553E"/>
    <w:rsid w:val="00085955"/>
    <w:rsid w:val="00085C38"/>
    <w:rsid w:val="00085C56"/>
    <w:rsid w:val="000865FC"/>
    <w:rsid w:val="000867A9"/>
    <w:rsid w:val="000868C0"/>
    <w:rsid w:val="0008692B"/>
    <w:rsid w:val="000869BF"/>
    <w:rsid w:val="00086DC7"/>
    <w:rsid w:val="000871B0"/>
    <w:rsid w:val="000900EF"/>
    <w:rsid w:val="00090A54"/>
    <w:rsid w:val="0009117F"/>
    <w:rsid w:val="000911B8"/>
    <w:rsid w:val="00091463"/>
    <w:rsid w:val="000914E5"/>
    <w:rsid w:val="00091CB9"/>
    <w:rsid w:val="00091D11"/>
    <w:rsid w:val="000922CE"/>
    <w:rsid w:val="000922F0"/>
    <w:rsid w:val="00092AC4"/>
    <w:rsid w:val="00092C7E"/>
    <w:rsid w:val="00093047"/>
    <w:rsid w:val="000930F5"/>
    <w:rsid w:val="00093135"/>
    <w:rsid w:val="00093570"/>
    <w:rsid w:val="0009362D"/>
    <w:rsid w:val="0009367B"/>
    <w:rsid w:val="000936E1"/>
    <w:rsid w:val="000937B6"/>
    <w:rsid w:val="00093BB3"/>
    <w:rsid w:val="00093F2B"/>
    <w:rsid w:val="00094032"/>
    <w:rsid w:val="000945CB"/>
    <w:rsid w:val="000947FC"/>
    <w:rsid w:val="00094BAF"/>
    <w:rsid w:val="00094CB8"/>
    <w:rsid w:val="00095042"/>
    <w:rsid w:val="000950FA"/>
    <w:rsid w:val="00095387"/>
    <w:rsid w:val="00095E0C"/>
    <w:rsid w:val="00095FA8"/>
    <w:rsid w:val="00096593"/>
    <w:rsid w:val="000966EC"/>
    <w:rsid w:val="000971E9"/>
    <w:rsid w:val="0009769E"/>
    <w:rsid w:val="000979A7"/>
    <w:rsid w:val="00097D0D"/>
    <w:rsid w:val="000A01F0"/>
    <w:rsid w:val="000A09BB"/>
    <w:rsid w:val="000A14AE"/>
    <w:rsid w:val="000A1D49"/>
    <w:rsid w:val="000A1F94"/>
    <w:rsid w:val="000A2126"/>
    <w:rsid w:val="000A2D76"/>
    <w:rsid w:val="000A3AF2"/>
    <w:rsid w:val="000A3C1D"/>
    <w:rsid w:val="000A4474"/>
    <w:rsid w:val="000A45E9"/>
    <w:rsid w:val="000A4969"/>
    <w:rsid w:val="000A49DF"/>
    <w:rsid w:val="000A4BBF"/>
    <w:rsid w:val="000A50E4"/>
    <w:rsid w:val="000A58F3"/>
    <w:rsid w:val="000A59D4"/>
    <w:rsid w:val="000A6465"/>
    <w:rsid w:val="000A66FC"/>
    <w:rsid w:val="000A677B"/>
    <w:rsid w:val="000A6C52"/>
    <w:rsid w:val="000A71F8"/>
    <w:rsid w:val="000A7229"/>
    <w:rsid w:val="000A753A"/>
    <w:rsid w:val="000A7561"/>
    <w:rsid w:val="000A7E64"/>
    <w:rsid w:val="000B0196"/>
    <w:rsid w:val="000B068C"/>
    <w:rsid w:val="000B0997"/>
    <w:rsid w:val="000B111C"/>
    <w:rsid w:val="000B1251"/>
    <w:rsid w:val="000B1849"/>
    <w:rsid w:val="000B19B1"/>
    <w:rsid w:val="000B1B0E"/>
    <w:rsid w:val="000B1DAF"/>
    <w:rsid w:val="000B1DE5"/>
    <w:rsid w:val="000B1F74"/>
    <w:rsid w:val="000B21EA"/>
    <w:rsid w:val="000B23CC"/>
    <w:rsid w:val="000B2560"/>
    <w:rsid w:val="000B29E1"/>
    <w:rsid w:val="000B2B0F"/>
    <w:rsid w:val="000B30DC"/>
    <w:rsid w:val="000B33ED"/>
    <w:rsid w:val="000B340B"/>
    <w:rsid w:val="000B3696"/>
    <w:rsid w:val="000B36FE"/>
    <w:rsid w:val="000B3B91"/>
    <w:rsid w:val="000B3C32"/>
    <w:rsid w:val="000B4964"/>
    <w:rsid w:val="000B4AF9"/>
    <w:rsid w:val="000B5443"/>
    <w:rsid w:val="000B55CF"/>
    <w:rsid w:val="000B565C"/>
    <w:rsid w:val="000B6197"/>
    <w:rsid w:val="000B6835"/>
    <w:rsid w:val="000B6838"/>
    <w:rsid w:val="000B6C6E"/>
    <w:rsid w:val="000B6E0B"/>
    <w:rsid w:val="000B6E0D"/>
    <w:rsid w:val="000B7733"/>
    <w:rsid w:val="000B7B90"/>
    <w:rsid w:val="000B7D57"/>
    <w:rsid w:val="000C026C"/>
    <w:rsid w:val="000C03ED"/>
    <w:rsid w:val="000C0AEB"/>
    <w:rsid w:val="000C0E04"/>
    <w:rsid w:val="000C11B0"/>
    <w:rsid w:val="000C1A2A"/>
    <w:rsid w:val="000C1DE4"/>
    <w:rsid w:val="000C1EDA"/>
    <w:rsid w:val="000C1F55"/>
    <w:rsid w:val="000C236E"/>
    <w:rsid w:val="000C2565"/>
    <w:rsid w:val="000C28B4"/>
    <w:rsid w:val="000C28F0"/>
    <w:rsid w:val="000C2A69"/>
    <w:rsid w:val="000C2A9D"/>
    <w:rsid w:val="000C2B04"/>
    <w:rsid w:val="000C2EEC"/>
    <w:rsid w:val="000C3073"/>
    <w:rsid w:val="000C30B6"/>
    <w:rsid w:val="000C3116"/>
    <w:rsid w:val="000C349A"/>
    <w:rsid w:val="000C3740"/>
    <w:rsid w:val="000C37B9"/>
    <w:rsid w:val="000C3FD1"/>
    <w:rsid w:val="000C40A9"/>
    <w:rsid w:val="000C46E4"/>
    <w:rsid w:val="000C4CD2"/>
    <w:rsid w:val="000C4DA2"/>
    <w:rsid w:val="000C54D1"/>
    <w:rsid w:val="000C58D8"/>
    <w:rsid w:val="000C5A51"/>
    <w:rsid w:val="000C5B79"/>
    <w:rsid w:val="000C5ECC"/>
    <w:rsid w:val="000C6B83"/>
    <w:rsid w:val="000C72C1"/>
    <w:rsid w:val="000C7498"/>
    <w:rsid w:val="000C7B92"/>
    <w:rsid w:val="000D0404"/>
    <w:rsid w:val="000D0B46"/>
    <w:rsid w:val="000D0BFF"/>
    <w:rsid w:val="000D0EED"/>
    <w:rsid w:val="000D10BC"/>
    <w:rsid w:val="000D1247"/>
    <w:rsid w:val="000D133D"/>
    <w:rsid w:val="000D1585"/>
    <w:rsid w:val="000D16A0"/>
    <w:rsid w:val="000D18F9"/>
    <w:rsid w:val="000D1ABE"/>
    <w:rsid w:val="000D2067"/>
    <w:rsid w:val="000D20C0"/>
    <w:rsid w:val="000D2165"/>
    <w:rsid w:val="000D24A5"/>
    <w:rsid w:val="000D26C7"/>
    <w:rsid w:val="000D2723"/>
    <w:rsid w:val="000D2906"/>
    <w:rsid w:val="000D2D9B"/>
    <w:rsid w:val="000D2FFC"/>
    <w:rsid w:val="000D30EA"/>
    <w:rsid w:val="000D395F"/>
    <w:rsid w:val="000D3C20"/>
    <w:rsid w:val="000D3C46"/>
    <w:rsid w:val="000D3FF1"/>
    <w:rsid w:val="000D4132"/>
    <w:rsid w:val="000D44BA"/>
    <w:rsid w:val="000D485E"/>
    <w:rsid w:val="000D488D"/>
    <w:rsid w:val="000D4D03"/>
    <w:rsid w:val="000D4DB4"/>
    <w:rsid w:val="000D52CB"/>
    <w:rsid w:val="000D548A"/>
    <w:rsid w:val="000D5C6D"/>
    <w:rsid w:val="000D5E8D"/>
    <w:rsid w:val="000D6066"/>
    <w:rsid w:val="000D6363"/>
    <w:rsid w:val="000D65B0"/>
    <w:rsid w:val="000D66C8"/>
    <w:rsid w:val="000D6782"/>
    <w:rsid w:val="000D683A"/>
    <w:rsid w:val="000D6A52"/>
    <w:rsid w:val="000D6B84"/>
    <w:rsid w:val="000D6BC3"/>
    <w:rsid w:val="000D70A4"/>
    <w:rsid w:val="000D73C1"/>
    <w:rsid w:val="000D756A"/>
    <w:rsid w:val="000D757B"/>
    <w:rsid w:val="000D75EB"/>
    <w:rsid w:val="000D79A3"/>
    <w:rsid w:val="000D7EBF"/>
    <w:rsid w:val="000E033D"/>
    <w:rsid w:val="000E0603"/>
    <w:rsid w:val="000E0D5D"/>
    <w:rsid w:val="000E1915"/>
    <w:rsid w:val="000E1A38"/>
    <w:rsid w:val="000E1AD6"/>
    <w:rsid w:val="000E1E29"/>
    <w:rsid w:val="000E1ECF"/>
    <w:rsid w:val="000E248E"/>
    <w:rsid w:val="000E2A44"/>
    <w:rsid w:val="000E2A54"/>
    <w:rsid w:val="000E2E10"/>
    <w:rsid w:val="000E32FE"/>
    <w:rsid w:val="000E3787"/>
    <w:rsid w:val="000E389F"/>
    <w:rsid w:val="000E3D61"/>
    <w:rsid w:val="000E4381"/>
    <w:rsid w:val="000E45CE"/>
    <w:rsid w:val="000E4751"/>
    <w:rsid w:val="000E48D2"/>
    <w:rsid w:val="000E49A4"/>
    <w:rsid w:val="000E4A39"/>
    <w:rsid w:val="000E4B1A"/>
    <w:rsid w:val="000E4E33"/>
    <w:rsid w:val="000E5628"/>
    <w:rsid w:val="000E624E"/>
    <w:rsid w:val="000E637E"/>
    <w:rsid w:val="000E644A"/>
    <w:rsid w:val="000E6866"/>
    <w:rsid w:val="000E6DC3"/>
    <w:rsid w:val="000E71C6"/>
    <w:rsid w:val="000E71EC"/>
    <w:rsid w:val="000E7383"/>
    <w:rsid w:val="000E74D5"/>
    <w:rsid w:val="000E768E"/>
    <w:rsid w:val="000E7C15"/>
    <w:rsid w:val="000F02D1"/>
    <w:rsid w:val="000F048A"/>
    <w:rsid w:val="000F057A"/>
    <w:rsid w:val="000F0E42"/>
    <w:rsid w:val="000F0EA1"/>
    <w:rsid w:val="000F1A8E"/>
    <w:rsid w:val="000F1B11"/>
    <w:rsid w:val="000F2164"/>
    <w:rsid w:val="000F24FB"/>
    <w:rsid w:val="000F2759"/>
    <w:rsid w:val="000F2FED"/>
    <w:rsid w:val="000F3D35"/>
    <w:rsid w:val="000F43FC"/>
    <w:rsid w:val="000F4547"/>
    <w:rsid w:val="000F473A"/>
    <w:rsid w:val="000F47B1"/>
    <w:rsid w:val="000F4EAE"/>
    <w:rsid w:val="000F4F90"/>
    <w:rsid w:val="000F5112"/>
    <w:rsid w:val="000F5170"/>
    <w:rsid w:val="000F5881"/>
    <w:rsid w:val="000F59D9"/>
    <w:rsid w:val="000F5E81"/>
    <w:rsid w:val="000F621C"/>
    <w:rsid w:val="000F683F"/>
    <w:rsid w:val="000F6AB3"/>
    <w:rsid w:val="000F6AF6"/>
    <w:rsid w:val="000F7189"/>
    <w:rsid w:val="000F75CF"/>
    <w:rsid w:val="000F75F7"/>
    <w:rsid w:val="000F7793"/>
    <w:rsid w:val="000F7B9A"/>
    <w:rsid w:val="000F7CAE"/>
    <w:rsid w:val="000F7E07"/>
    <w:rsid w:val="0010012F"/>
    <w:rsid w:val="0010016A"/>
    <w:rsid w:val="001004A0"/>
    <w:rsid w:val="001005A0"/>
    <w:rsid w:val="00100954"/>
    <w:rsid w:val="00100A30"/>
    <w:rsid w:val="00100B1D"/>
    <w:rsid w:val="00101190"/>
    <w:rsid w:val="001018F9"/>
    <w:rsid w:val="00101F6C"/>
    <w:rsid w:val="001029F4"/>
    <w:rsid w:val="00102B63"/>
    <w:rsid w:val="00102FC3"/>
    <w:rsid w:val="0010311F"/>
    <w:rsid w:val="00103BA8"/>
    <w:rsid w:val="00104A5D"/>
    <w:rsid w:val="00104C13"/>
    <w:rsid w:val="00104E4E"/>
    <w:rsid w:val="0010500C"/>
    <w:rsid w:val="001051B2"/>
    <w:rsid w:val="001051C5"/>
    <w:rsid w:val="00105325"/>
    <w:rsid w:val="0010572C"/>
    <w:rsid w:val="001062B3"/>
    <w:rsid w:val="001062E1"/>
    <w:rsid w:val="0010667C"/>
    <w:rsid w:val="00106E9B"/>
    <w:rsid w:val="00107852"/>
    <w:rsid w:val="00107972"/>
    <w:rsid w:val="00110207"/>
    <w:rsid w:val="001104C4"/>
    <w:rsid w:val="00112080"/>
    <w:rsid w:val="001122E8"/>
    <w:rsid w:val="00112585"/>
    <w:rsid w:val="00112603"/>
    <w:rsid w:val="0011264E"/>
    <w:rsid w:val="001128BF"/>
    <w:rsid w:val="001128D1"/>
    <w:rsid w:val="00112A1E"/>
    <w:rsid w:val="00112A9D"/>
    <w:rsid w:val="00112F13"/>
    <w:rsid w:val="00113240"/>
    <w:rsid w:val="001132DB"/>
    <w:rsid w:val="001136C0"/>
    <w:rsid w:val="001137AD"/>
    <w:rsid w:val="0011388C"/>
    <w:rsid w:val="00113B6A"/>
    <w:rsid w:val="00114100"/>
    <w:rsid w:val="00114497"/>
    <w:rsid w:val="001145B0"/>
    <w:rsid w:val="00114C03"/>
    <w:rsid w:val="00115088"/>
    <w:rsid w:val="00115354"/>
    <w:rsid w:val="00115738"/>
    <w:rsid w:val="001157D9"/>
    <w:rsid w:val="00115970"/>
    <w:rsid w:val="00115A94"/>
    <w:rsid w:val="00115E06"/>
    <w:rsid w:val="00116087"/>
    <w:rsid w:val="001162B3"/>
    <w:rsid w:val="00116578"/>
    <w:rsid w:val="001179C9"/>
    <w:rsid w:val="00117BAA"/>
    <w:rsid w:val="00117E0F"/>
    <w:rsid w:val="00117E35"/>
    <w:rsid w:val="001201B9"/>
    <w:rsid w:val="0012029C"/>
    <w:rsid w:val="001204CC"/>
    <w:rsid w:val="00120557"/>
    <w:rsid w:val="00120D11"/>
    <w:rsid w:val="00120ED6"/>
    <w:rsid w:val="00121117"/>
    <w:rsid w:val="001212B1"/>
    <w:rsid w:val="00121831"/>
    <w:rsid w:val="00121A08"/>
    <w:rsid w:val="00121C88"/>
    <w:rsid w:val="00121E70"/>
    <w:rsid w:val="00121FF6"/>
    <w:rsid w:val="00122DE4"/>
    <w:rsid w:val="001233DC"/>
    <w:rsid w:val="001235BF"/>
    <w:rsid w:val="001236BB"/>
    <w:rsid w:val="00123862"/>
    <w:rsid w:val="00123F6F"/>
    <w:rsid w:val="0012417B"/>
    <w:rsid w:val="0012443D"/>
    <w:rsid w:val="00124800"/>
    <w:rsid w:val="001248CD"/>
    <w:rsid w:val="00125016"/>
    <w:rsid w:val="00125308"/>
    <w:rsid w:val="00125369"/>
    <w:rsid w:val="0012543A"/>
    <w:rsid w:val="001257B4"/>
    <w:rsid w:val="001258A5"/>
    <w:rsid w:val="0012593C"/>
    <w:rsid w:val="001259C3"/>
    <w:rsid w:val="00125DC4"/>
    <w:rsid w:val="00126071"/>
    <w:rsid w:val="00126136"/>
    <w:rsid w:val="001262FD"/>
    <w:rsid w:val="001268B8"/>
    <w:rsid w:val="0012695A"/>
    <w:rsid w:val="0012697E"/>
    <w:rsid w:val="00126A82"/>
    <w:rsid w:val="00126C5C"/>
    <w:rsid w:val="0012745B"/>
    <w:rsid w:val="001274CE"/>
    <w:rsid w:val="001276DC"/>
    <w:rsid w:val="00127B0F"/>
    <w:rsid w:val="00127B9E"/>
    <w:rsid w:val="00127DC8"/>
    <w:rsid w:val="00127EE0"/>
    <w:rsid w:val="00127EEE"/>
    <w:rsid w:val="001304E3"/>
    <w:rsid w:val="001308C1"/>
    <w:rsid w:val="00130A5C"/>
    <w:rsid w:val="00130CEE"/>
    <w:rsid w:val="00130E52"/>
    <w:rsid w:val="0013121B"/>
    <w:rsid w:val="00131EFF"/>
    <w:rsid w:val="00131F29"/>
    <w:rsid w:val="001320CE"/>
    <w:rsid w:val="001321F0"/>
    <w:rsid w:val="001323FE"/>
    <w:rsid w:val="00132620"/>
    <w:rsid w:val="00132C15"/>
    <w:rsid w:val="00132C85"/>
    <w:rsid w:val="001332F8"/>
    <w:rsid w:val="001335BC"/>
    <w:rsid w:val="0013379F"/>
    <w:rsid w:val="00133A81"/>
    <w:rsid w:val="00133DD4"/>
    <w:rsid w:val="00133EFC"/>
    <w:rsid w:val="0013467C"/>
    <w:rsid w:val="00135165"/>
    <w:rsid w:val="0013568B"/>
    <w:rsid w:val="001356F2"/>
    <w:rsid w:val="00135864"/>
    <w:rsid w:val="00135DE2"/>
    <w:rsid w:val="00136303"/>
    <w:rsid w:val="00136735"/>
    <w:rsid w:val="00136964"/>
    <w:rsid w:val="00137C94"/>
    <w:rsid w:val="00137FB6"/>
    <w:rsid w:val="00140761"/>
    <w:rsid w:val="00141137"/>
    <w:rsid w:val="001412F1"/>
    <w:rsid w:val="001413ED"/>
    <w:rsid w:val="00141593"/>
    <w:rsid w:val="001415D7"/>
    <w:rsid w:val="00141782"/>
    <w:rsid w:val="00142718"/>
    <w:rsid w:val="00142994"/>
    <w:rsid w:val="001429A5"/>
    <w:rsid w:val="00142B1B"/>
    <w:rsid w:val="00143265"/>
    <w:rsid w:val="0014392E"/>
    <w:rsid w:val="001442CE"/>
    <w:rsid w:val="00144905"/>
    <w:rsid w:val="00144B16"/>
    <w:rsid w:val="00144E7A"/>
    <w:rsid w:val="00144F67"/>
    <w:rsid w:val="001451D9"/>
    <w:rsid w:val="00145453"/>
    <w:rsid w:val="00145820"/>
    <w:rsid w:val="00146236"/>
    <w:rsid w:val="00146454"/>
    <w:rsid w:val="00146948"/>
    <w:rsid w:val="0014737B"/>
    <w:rsid w:val="0014745F"/>
    <w:rsid w:val="00147485"/>
    <w:rsid w:val="00147C11"/>
    <w:rsid w:val="00147E6C"/>
    <w:rsid w:val="00147EA9"/>
    <w:rsid w:val="0015006C"/>
    <w:rsid w:val="00150137"/>
    <w:rsid w:val="00150368"/>
    <w:rsid w:val="00150D06"/>
    <w:rsid w:val="00150D47"/>
    <w:rsid w:val="00150E4F"/>
    <w:rsid w:val="00151057"/>
    <w:rsid w:val="00151337"/>
    <w:rsid w:val="00151688"/>
    <w:rsid w:val="0015193E"/>
    <w:rsid w:val="00151E83"/>
    <w:rsid w:val="00151F66"/>
    <w:rsid w:val="001525D5"/>
    <w:rsid w:val="001526CE"/>
    <w:rsid w:val="001531A8"/>
    <w:rsid w:val="00153299"/>
    <w:rsid w:val="00153320"/>
    <w:rsid w:val="00153B1D"/>
    <w:rsid w:val="00154256"/>
    <w:rsid w:val="00154267"/>
    <w:rsid w:val="0015472D"/>
    <w:rsid w:val="001548A7"/>
    <w:rsid w:val="00154903"/>
    <w:rsid w:val="0015494B"/>
    <w:rsid w:val="001549DA"/>
    <w:rsid w:val="00154A02"/>
    <w:rsid w:val="00154F8F"/>
    <w:rsid w:val="0015527D"/>
    <w:rsid w:val="00155577"/>
    <w:rsid w:val="00155BF6"/>
    <w:rsid w:val="00156434"/>
    <w:rsid w:val="001568D0"/>
    <w:rsid w:val="00156B50"/>
    <w:rsid w:val="00156BE9"/>
    <w:rsid w:val="001576C7"/>
    <w:rsid w:val="001578C4"/>
    <w:rsid w:val="001579AC"/>
    <w:rsid w:val="00157BAE"/>
    <w:rsid w:val="00157CA7"/>
    <w:rsid w:val="00157FA5"/>
    <w:rsid w:val="001600A9"/>
    <w:rsid w:val="00160EE8"/>
    <w:rsid w:val="00160F2A"/>
    <w:rsid w:val="001610CD"/>
    <w:rsid w:val="00161623"/>
    <w:rsid w:val="001619D4"/>
    <w:rsid w:val="001621ED"/>
    <w:rsid w:val="0016223F"/>
    <w:rsid w:val="00162ACF"/>
    <w:rsid w:val="00162B69"/>
    <w:rsid w:val="00162D16"/>
    <w:rsid w:val="00162E0C"/>
    <w:rsid w:val="00162E94"/>
    <w:rsid w:val="00162F8A"/>
    <w:rsid w:val="001636AC"/>
    <w:rsid w:val="00163AA6"/>
    <w:rsid w:val="001642D9"/>
    <w:rsid w:val="0016464A"/>
    <w:rsid w:val="00164750"/>
    <w:rsid w:val="00164782"/>
    <w:rsid w:val="00164A8B"/>
    <w:rsid w:val="00164C88"/>
    <w:rsid w:val="00164D1B"/>
    <w:rsid w:val="00164E52"/>
    <w:rsid w:val="0016548B"/>
    <w:rsid w:val="001654E4"/>
    <w:rsid w:val="00165E4C"/>
    <w:rsid w:val="0016602E"/>
    <w:rsid w:val="001663E7"/>
    <w:rsid w:val="001665AD"/>
    <w:rsid w:val="00166783"/>
    <w:rsid w:val="00166A08"/>
    <w:rsid w:val="0016701B"/>
    <w:rsid w:val="0016724B"/>
    <w:rsid w:val="00167293"/>
    <w:rsid w:val="00167347"/>
    <w:rsid w:val="001675B1"/>
    <w:rsid w:val="00167824"/>
    <w:rsid w:val="00167CA8"/>
    <w:rsid w:val="00167DAC"/>
    <w:rsid w:val="00167DDA"/>
    <w:rsid w:val="001702A8"/>
    <w:rsid w:val="001704B9"/>
    <w:rsid w:val="0017061E"/>
    <w:rsid w:val="00170C09"/>
    <w:rsid w:val="0017224D"/>
    <w:rsid w:val="001728E4"/>
    <w:rsid w:val="00172ACF"/>
    <w:rsid w:val="00172BE3"/>
    <w:rsid w:val="00172D08"/>
    <w:rsid w:val="00172E07"/>
    <w:rsid w:val="00172EDE"/>
    <w:rsid w:val="00172EF7"/>
    <w:rsid w:val="0017339C"/>
    <w:rsid w:val="0017352F"/>
    <w:rsid w:val="001735EE"/>
    <w:rsid w:val="00173B6E"/>
    <w:rsid w:val="00173E08"/>
    <w:rsid w:val="00173F67"/>
    <w:rsid w:val="0017425A"/>
    <w:rsid w:val="0017438D"/>
    <w:rsid w:val="001745A4"/>
    <w:rsid w:val="0017524C"/>
    <w:rsid w:val="0017563C"/>
    <w:rsid w:val="00175657"/>
    <w:rsid w:val="001756AC"/>
    <w:rsid w:val="00175827"/>
    <w:rsid w:val="00175830"/>
    <w:rsid w:val="001758BD"/>
    <w:rsid w:val="00175F0C"/>
    <w:rsid w:val="0017621A"/>
    <w:rsid w:val="0017642C"/>
    <w:rsid w:val="00176BBF"/>
    <w:rsid w:val="0017705F"/>
    <w:rsid w:val="001770E9"/>
    <w:rsid w:val="0017760F"/>
    <w:rsid w:val="00180516"/>
    <w:rsid w:val="00180CB7"/>
    <w:rsid w:val="00181204"/>
    <w:rsid w:val="0018127A"/>
    <w:rsid w:val="001812DF"/>
    <w:rsid w:val="0018133C"/>
    <w:rsid w:val="001814E5"/>
    <w:rsid w:val="0018214B"/>
    <w:rsid w:val="001821B4"/>
    <w:rsid w:val="00182B8E"/>
    <w:rsid w:val="00182D0A"/>
    <w:rsid w:val="00182DEE"/>
    <w:rsid w:val="00182E02"/>
    <w:rsid w:val="00183163"/>
    <w:rsid w:val="00183176"/>
    <w:rsid w:val="00183695"/>
    <w:rsid w:val="00183735"/>
    <w:rsid w:val="001838BF"/>
    <w:rsid w:val="0018392F"/>
    <w:rsid w:val="001839C4"/>
    <w:rsid w:val="00183D85"/>
    <w:rsid w:val="001843BE"/>
    <w:rsid w:val="00184481"/>
    <w:rsid w:val="001844A0"/>
    <w:rsid w:val="0018467B"/>
    <w:rsid w:val="00184714"/>
    <w:rsid w:val="00184B4E"/>
    <w:rsid w:val="00184E51"/>
    <w:rsid w:val="00185685"/>
    <w:rsid w:val="001858D0"/>
    <w:rsid w:val="001858D7"/>
    <w:rsid w:val="00185CF4"/>
    <w:rsid w:val="0018620A"/>
    <w:rsid w:val="00186834"/>
    <w:rsid w:val="00186E51"/>
    <w:rsid w:val="00187165"/>
    <w:rsid w:val="001871EC"/>
    <w:rsid w:val="00187286"/>
    <w:rsid w:val="00187745"/>
    <w:rsid w:val="001877C0"/>
    <w:rsid w:val="001878FA"/>
    <w:rsid w:val="00187E04"/>
    <w:rsid w:val="00187E33"/>
    <w:rsid w:val="00187EA4"/>
    <w:rsid w:val="00187F2F"/>
    <w:rsid w:val="001909FD"/>
    <w:rsid w:val="0019106B"/>
    <w:rsid w:val="0019196A"/>
    <w:rsid w:val="00191BBE"/>
    <w:rsid w:val="00191C72"/>
    <w:rsid w:val="00191D1C"/>
    <w:rsid w:val="00192810"/>
    <w:rsid w:val="001928CB"/>
    <w:rsid w:val="00192A1A"/>
    <w:rsid w:val="00193190"/>
    <w:rsid w:val="0019376A"/>
    <w:rsid w:val="00193A5A"/>
    <w:rsid w:val="00193C49"/>
    <w:rsid w:val="0019425B"/>
    <w:rsid w:val="00194718"/>
    <w:rsid w:val="00194A4D"/>
    <w:rsid w:val="00194DA2"/>
    <w:rsid w:val="0019608E"/>
    <w:rsid w:val="00196179"/>
    <w:rsid w:val="001962FE"/>
    <w:rsid w:val="00196460"/>
    <w:rsid w:val="001964E9"/>
    <w:rsid w:val="0019655C"/>
    <w:rsid w:val="001969B3"/>
    <w:rsid w:val="00196B84"/>
    <w:rsid w:val="00196CD0"/>
    <w:rsid w:val="00196FE3"/>
    <w:rsid w:val="0019703E"/>
    <w:rsid w:val="00197168"/>
    <w:rsid w:val="00197379"/>
    <w:rsid w:val="0019761D"/>
    <w:rsid w:val="001976D7"/>
    <w:rsid w:val="00197710"/>
    <w:rsid w:val="001978CA"/>
    <w:rsid w:val="00197CD5"/>
    <w:rsid w:val="00197D0B"/>
    <w:rsid w:val="00197ECA"/>
    <w:rsid w:val="00197EDF"/>
    <w:rsid w:val="00197FCD"/>
    <w:rsid w:val="001A0213"/>
    <w:rsid w:val="001A0592"/>
    <w:rsid w:val="001A05A6"/>
    <w:rsid w:val="001A0860"/>
    <w:rsid w:val="001A08D6"/>
    <w:rsid w:val="001A0BA8"/>
    <w:rsid w:val="001A0C29"/>
    <w:rsid w:val="001A0F3C"/>
    <w:rsid w:val="001A18A2"/>
    <w:rsid w:val="001A1935"/>
    <w:rsid w:val="001A1D5F"/>
    <w:rsid w:val="001A1DD4"/>
    <w:rsid w:val="001A25C1"/>
    <w:rsid w:val="001A2B58"/>
    <w:rsid w:val="001A3159"/>
    <w:rsid w:val="001A3453"/>
    <w:rsid w:val="001A38B8"/>
    <w:rsid w:val="001A38E4"/>
    <w:rsid w:val="001A390A"/>
    <w:rsid w:val="001A3F6F"/>
    <w:rsid w:val="001A4568"/>
    <w:rsid w:val="001A485A"/>
    <w:rsid w:val="001A4B29"/>
    <w:rsid w:val="001A4C24"/>
    <w:rsid w:val="001A4FC1"/>
    <w:rsid w:val="001A5090"/>
    <w:rsid w:val="001A540F"/>
    <w:rsid w:val="001A546E"/>
    <w:rsid w:val="001A5AA0"/>
    <w:rsid w:val="001A621E"/>
    <w:rsid w:val="001A6321"/>
    <w:rsid w:val="001A6881"/>
    <w:rsid w:val="001A69F7"/>
    <w:rsid w:val="001A703F"/>
    <w:rsid w:val="001A7743"/>
    <w:rsid w:val="001A77A9"/>
    <w:rsid w:val="001A77CE"/>
    <w:rsid w:val="001A782A"/>
    <w:rsid w:val="001B008A"/>
    <w:rsid w:val="001B0522"/>
    <w:rsid w:val="001B09FF"/>
    <w:rsid w:val="001B0C09"/>
    <w:rsid w:val="001B0E49"/>
    <w:rsid w:val="001B0FB0"/>
    <w:rsid w:val="001B13D0"/>
    <w:rsid w:val="001B19C0"/>
    <w:rsid w:val="001B24F0"/>
    <w:rsid w:val="001B2505"/>
    <w:rsid w:val="001B2727"/>
    <w:rsid w:val="001B296C"/>
    <w:rsid w:val="001B311F"/>
    <w:rsid w:val="001B442B"/>
    <w:rsid w:val="001B4576"/>
    <w:rsid w:val="001B459A"/>
    <w:rsid w:val="001B4A43"/>
    <w:rsid w:val="001B4C31"/>
    <w:rsid w:val="001B551D"/>
    <w:rsid w:val="001B610D"/>
    <w:rsid w:val="001B6129"/>
    <w:rsid w:val="001B6406"/>
    <w:rsid w:val="001B65D8"/>
    <w:rsid w:val="001B6F85"/>
    <w:rsid w:val="001B7135"/>
    <w:rsid w:val="001B71C2"/>
    <w:rsid w:val="001B74D7"/>
    <w:rsid w:val="001B763B"/>
    <w:rsid w:val="001B7D27"/>
    <w:rsid w:val="001C0094"/>
    <w:rsid w:val="001C01B7"/>
    <w:rsid w:val="001C0292"/>
    <w:rsid w:val="001C02AD"/>
    <w:rsid w:val="001C0816"/>
    <w:rsid w:val="001C09C4"/>
    <w:rsid w:val="001C0B3F"/>
    <w:rsid w:val="001C0C52"/>
    <w:rsid w:val="001C0D97"/>
    <w:rsid w:val="001C1356"/>
    <w:rsid w:val="001C162D"/>
    <w:rsid w:val="001C1846"/>
    <w:rsid w:val="001C1D6E"/>
    <w:rsid w:val="001C223A"/>
    <w:rsid w:val="001C2313"/>
    <w:rsid w:val="001C247C"/>
    <w:rsid w:val="001C24FE"/>
    <w:rsid w:val="001C2A0F"/>
    <w:rsid w:val="001C2D7B"/>
    <w:rsid w:val="001C2FE3"/>
    <w:rsid w:val="001C308B"/>
    <w:rsid w:val="001C335B"/>
    <w:rsid w:val="001C365D"/>
    <w:rsid w:val="001C37EB"/>
    <w:rsid w:val="001C383B"/>
    <w:rsid w:val="001C38EE"/>
    <w:rsid w:val="001C3C0C"/>
    <w:rsid w:val="001C45F8"/>
    <w:rsid w:val="001C52CB"/>
    <w:rsid w:val="001C5965"/>
    <w:rsid w:val="001C5C31"/>
    <w:rsid w:val="001C5F29"/>
    <w:rsid w:val="001C5F45"/>
    <w:rsid w:val="001C6401"/>
    <w:rsid w:val="001C650A"/>
    <w:rsid w:val="001C663E"/>
    <w:rsid w:val="001C6668"/>
    <w:rsid w:val="001C6779"/>
    <w:rsid w:val="001C6F44"/>
    <w:rsid w:val="001C7AC8"/>
    <w:rsid w:val="001C7CD7"/>
    <w:rsid w:val="001D02A5"/>
    <w:rsid w:val="001D03F1"/>
    <w:rsid w:val="001D0D27"/>
    <w:rsid w:val="001D0E57"/>
    <w:rsid w:val="001D0F8D"/>
    <w:rsid w:val="001D0FAC"/>
    <w:rsid w:val="001D14A6"/>
    <w:rsid w:val="001D17FD"/>
    <w:rsid w:val="001D1BD7"/>
    <w:rsid w:val="001D1E5D"/>
    <w:rsid w:val="001D1EB2"/>
    <w:rsid w:val="001D380F"/>
    <w:rsid w:val="001D3850"/>
    <w:rsid w:val="001D3956"/>
    <w:rsid w:val="001D3977"/>
    <w:rsid w:val="001D3C33"/>
    <w:rsid w:val="001D3DCF"/>
    <w:rsid w:val="001D3E43"/>
    <w:rsid w:val="001D3E5C"/>
    <w:rsid w:val="001D4121"/>
    <w:rsid w:val="001D4666"/>
    <w:rsid w:val="001D4CD3"/>
    <w:rsid w:val="001D4D35"/>
    <w:rsid w:val="001D519E"/>
    <w:rsid w:val="001D530A"/>
    <w:rsid w:val="001D557B"/>
    <w:rsid w:val="001D58CB"/>
    <w:rsid w:val="001D60A2"/>
    <w:rsid w:val="001D615E"/>
    <w:rsid w:val="001D617D"/>
    <w:rsid w:val="001D649B"/>
    <w:rsid w:val="001D6DB4"/>
    <w:rsid w:val="001D7508"/>
    <w:rsid w:val="001D75AE"/>
    <w:rsid w:val="001D7871"/>
    <w:rsid w:val="001E0084"/>
    <w:rsid w:val="001E03D7"/>
    <w:rsid w:val="001E0860"/>
    <w:rsid w:val="001E1670"/>
    <w:rsid w:val="001E1955"/>
    <w:rsid w:val="001E1A71"/>
    <w:rsid w:val="001E1BB6"/>
    <w:rsid w:val="001E1E50"/>
    <w:rsid w:val="001E2128"/>
    <w:rsid w:val="001E2131"/>
    <w:rsid w:val="001E2503"/>
    <w:rsid w:val="001E29B7"/>
    <w:rsid w:val="001E2BBB"/>
    <w:rsid w:val="001E2DD1"/>
    <w:rsid w:val="001E3128"/>
    <w:rsid w:val="001E345E"/>
    <w:rsid w:val="001E3996"/>
    <w:rsid w:val="001E3B3A"/>
    <w:rsid w:val="001E3F52"/>
    <w:rsid w:val="001E3FD9"/>
    <w:rsid w:val="001E451E"/>
    <w:rsid w:val="001E4BCD"/>
    <w:rsid w:val="001E5681"/>
    <w:rsid w:val="001E56F8"/>
    <w:rsid w:val="001E59FE"/>
    <w:rsid w:val="001E62D3"/>
    <w:rsid w:val="001E63DA"/>
    <w:rsid w:val="001E65CA"/>
    <w:rsid w:val="001E66C6"/>
    <w:rsid w:val="001E6914"/>
    <w:rsid w:val="001E6A95"/>
    <w:rsid w:val="001E6C5D"/>
    <w:rsid w:val="001E6E9D"/>
    <w:rsid w:val="001E6F50"/>
    <w:rsid w:val="001E6FD2"/>
    <w:rsid w:val="001E6FF9"/>
    <w:rsid w:val="001E7789"/>
    <w:rsid w:val="001E7D29"/>
    <w:rsid w:val="001E7D78"/>
    <w:rsid w:val="001F023F"/>
    <w:rsid w:val="001F0366"/>
    <w:rsid w:val="001F0A98"/>
    <w:rsid w:val="001F10A4"/>
    <w:rsid w:val="001F1387"/>
    <w:rsid w:val="001F14E5"/>
    <w:rsid w:val="001F1BC0"/>
    <w:rsid w:val="001F1CBA"/>
    <w:rsid w:val="001F1F19"/>
    <w:rsid w:val="001F286E"/>
    <w:rsid w:val="001F29E7"/>
    <w:rsid w:val="001F2DF6"/>
    <w:rsid w:val="001F2F77"/>
    <w:rsid w:val="001F2FAF"/>
    <w:rsid w:val="001F309A"/>
    <w:rsid w:val="001F30B6"/>
    <w:rsid w:val="001F3142"/>
    <w:rsid w:val="001F34EF"/>
    <w:rsid w:val="001F3652"/>
    <w:rsid w:val="001F36DC"/>
    <w:rsid w:val="001F3FE5"/>
    <w:rsid w:val="001F40D6"/>
    <w:rsid w:val="001F41C1"/>
    <w:rsid w:val="001F4581"/>
    <w:rsid w:val="001F4CD5"/>
    <w:rsid w:val="001F4CFC"/>
    <w:rsid w:val="001F4F79"/>
    <w:rsid w:val="001F5131"/>
    <w:rsid w:val="001F56BE"/>
    <w:rsid w:val="001F574B"/>
    <w:rsid w:val="001F5785"/>
    <w:rsid w:val="001F58D3"/>
    <w:rsid w:val="001F5972"/>
    <w:rsid w:val="001F5C46"/>
    <w:rsid w:val="001F639E"/>
    <w:rsid w:val="001F63DB"/>
    <w:rsid w:val="001F6C12"/>
    <w:rsid w:val="001F7E26"/>
    <w:rsid w:val="001F7E76"/>
    <w:rsid w:val="00200558"/>
    <w:rsid w:val="00200860"/>
    <w:rsid w:val="00200980"/>
    <w:rsid w:val="00200C5F"/>
    <w:rsid w:val="00200F93"/>
    <w:rsid w:val="00201493"/>
    <w:rsid w:val="002017D5"/>
    <w:rsid w:val="00201A9C"/>
    <w:rsid w:val="00201AEA"/>
    <w:rsid w:val="00202094"/>
    <w:rsid w:val="00202236"/>
    <w:rsid w:val="00202523"/>
    <w:rsid w:val="002028A3"/>
    <w:rsid w:val="002029DF"/>
    <w:rsid w:val="00202D27"/>
    <w:rsid w:val="002031D0"/>
    <w:rsid w:val="002032FA"/>
    <w:rsid w:val="00203540"/>
    <w:rsid w:val="00203972"/>
    <w:rsid w:val="00203996"/>
    <w:rsid w:val="002039D8"/>
    <w:rsid w:val="00203E60"/>
    <w:rsid w:val="002041C4"/>
    <w:rsid w:val="00204254"/>
    <w:rsid w:val="002043D7"/>
    <w:rsid w:val="00204538"/>
    <w:rsid w:val="00204667"/>
    <w:rsid w:val="00204695"/>
    <w:rsid w:val="002048A9"/>
    <w:rsid w:val="00204CAA"/>
    <w:rsid w:val="00204DE5"/>
    <w:rsid w:val="00204F04"/>
    <w:rsid w:val="002051D8"/>
    <w:rsid w:val="0020542B"/>
    <w:rsid w:val="0020548D"/>
    <w:rsid w:val="00205B3E"/>
    <w:rsid w:val="00205F86"/>
    <w:rsid w:val="00206098"/>
    <w:rsid w:val="002060D7"/>
    <w:rsid w:val="0020613C"/>
    <w:rsid w:val="0020617B"/>
    <w:rsid w:val="002064A8"/>
    <w:rsid w:val="00206A70"/>
    <w:rsid w:val="00206B5D"/>
    <w:rsid w:val="00207C60"/>
    <w:rsid w:val="00207D95"/>
    <w:rsid w:val="00207DFB"/>
    <w:rsid w:val="00207E61"/>
    <w:rsid w:val="00207EE3"/>
    <w:rsid w:val="00207EF0"/>
    <w:rsid w:val="00210140"/>
    <w:rsid w:val="00210561"/>
    <w:rsid w:val="002108CA"/>
    <w:rsid w:val="002109A9"/>
    <w:rsid w:val="00210E28"/>
    <w:rsid w:val="00211CB1"/>
    <w:rsid w:val="00211E27"/>
    <w:rsid w:val="00211FA4"/>
    <w:rsid w:val="00212187"/>
    <w:rsid w:val="00212259"/>
    <w:rsid w:val="00212BDA"/>
    <w:rsid w:val="00212FF1"/>
    <w:rsid w:val="002130EA"/>
    <w:rsid w:val="002135D0"/>
    <w:rsid w:val="00213BC5"/>
    <w:rsid w:val="00213C77"/>
    <w:rsid w:val="00213E38"/>
    <w:rsid w:val="002144B0"/>
    <w:rsid w:val="00214888"/>
    <w:rsid w:val="00215ADF"/>
    <w:rsid w:val="002161E1"/>
    <w:rsid w:val="002167C2"/>
    <w:rsid w:val="002167E7"/>
    <w:rsid w:val="002169E4"/>
    <w:rsid w:val="00217134"/>
    <w:rsid w:val="00217299"/>
    <w:rsid w:val="00217732"/>
    <w:rsid w:val="002179C1"/>
    <w:rsid w:val="00220032"/>
    <w:rsid w:val="0022005A"/>
    <w:rsid w:val="0022055D"/>
    <w:rsid w:val="0022071C"/>
    <w:rsid w:val="002209EE"/>
    <w:rsid w:val="00220A85"/>
    <w:rsid w:val="00221058"/>
    <w:rsid w:val="00221725"/>
    <w:rsid w:val="00221904"/>
    <w:rsid w:val="002219FD"/>
    <w:rsid w:val="00221AEA"/>
    <w:rsid w:val="00222006"/>
    <w:rsid w:val="0022280C"/>
    <w:rsid w:val="002228BC"/>
    <w:rsid w:val="00222950"/>
    <w:rsid w:val="00222B83"/>
    <w:rsid w:val="00222CAF"/>
    <w:rsid w:val="002231A1"/>
    <w:rsid w:val="002231F3"/>
    <w:rsid w:val="00223AB6"/>
    <w:rsid w:val="00224741"/>
    <w:rsid w:val="002247A1"/>
    <w:rsid w:val="002247EF"/>
    <w:rsid w:val="00224FC3"/>
    <w:rsid w:val="0022503C"/>
    <w:rsid w:val="002251B0"/>
    <w:rsid w:val="002253E6"/>
    <w:rsid w:val="00225616"/>
    <w:rsid w:val="00225619"/>
    <w:rsid w:val="00225E4A"/>
    <w:rsid w:val="00226105"/>
    <w:rsid w:val="002263F1"/>
    <w:rsid w:val="002266F2"/>
    <w:rsid w:val="00227177"/>
    <w:rsid w:val="002271CA"/>
    <w:rsid w:val="002273F5"/>
    <w:rsid w:val="002278ED"/>
    <w:rsid w:val="00227A56"/>
    <w:rsid w:val="00227FC2"/>
    <w:rsid w:val="00230245"/>
    <w:rsid w:val="00230260"/>
    <w:rsid w:val="00230906"/>
    <w:rsid w:val="00230B99"/>
    <w:rsid w:val="00230F50"/>
    <w:rsid w:val="0023117E"/>
    <w:rsid w:val="002311A8"/>
    <w:rsid w:val="00231226"/>
    <w:rsid w:val="00231228"/>
    <w:rsid w:val="00231A5E"/>
    <w:rsid w:val="00231A83"/>
    <w:rsid w:val="00231AFC"/>
    <w:rsid w:val="002324E2"/>
    <w:rsid w:val="002327F3"/>
    <w:rsid w:val="00232D87"/>
    <w:rsid w:val="00232E06"/>
    <w:rsid w:val="002334F5"/>
    <w:rsid w:val="0023359D"/>
    <w:rsid w:val="002335AE"/>
    <w:rsid w:val="0023385B"/>
    <w:rsid w:val="00233A30"/>
    <w:rsid w:val="00233AF8"/>
    <w:rsid w:val="00233C18"/>
    <w:rsid w:val="00233C36"/>
    <w:rsid w:val="00233F05"/>
    <w:rsid w:val="002346C8"/>
    <w:rsid w:val="0023498F"/>
    <w:rsid w:val="00234C2E"/>
    <w:rsid w:val="00234CF1"/>
    <w:rsid w:val="002352D3"/>
    <w:rsid w:val="002356A8"/>
    <w:rsid w:val="00235877"/>
    <w:rsid w:val="00235DB9"/>
    <w:rsid w:val="00236095"/>
    <w:rsid w:val="00236198"/>
    <w:rsid w:val="00236209"/>
    <w:rsid w:val="00236529"/>
    <w:rsid w:val="00236A29"/>
    <w:rsid w:val="00236B97"/>
    <w:rsid w:val="00236DAC"/>
    <w:rsid w:val="00236F3F"/>
    <w:rsid w:val="002372E0"/>
    <w:rsid w:val="00237405"/>
    <w:rsid w:val="00237733"/>
    <w:rsid w:val="00237955"/>
    <w:rsid w:val="002379F7"/>
    <w:rsid w:val="00237B84"/>
    <w:rsid w:val="00237FCD"/>
    <w:rsid w:val="00240017"/>
    <w:rsid w:val="00241128"/>
    <w:rsid w:val="00241547"/>
    <w:rsid w:val="00241600"/>
    <w:rsid w:val="00241646"/>
    <w:rsid w:val="0024173D"/>
    <w:rsid w:val="0024190E"/>
    <w:rsid w:val="00241E4F"/>
    <w:rsid w:val="002421C5"/>
    <w:rsid w:val="00242202"/>
    <w:rsid w:val="002427C2"/>
    <w:rsid w:val="00242EF3"/>
    <w:rsid w:val="00243207"/>
    <w:rsid w:val="002433A0"/>
    <w:rsid w:val="00243488"/>
    <w:rsid w:val="0024367F"/>
    <w:rsid w:val="00243CE5"/>
    <w:rsid w:val="00243DCF"/>
    <w:rsid w:val="002442B2"/>
    <w:rsid w:val="00244352"/>
    <w:rsid w:val="0024469F"/>
    <w:rsid w:val="002449E5"/>
    <w:rsid w:val="002450D1"/>
    <w:rsid w:val="00245BE6"/>
    <w:rsid w:val="00245DC0"/>
    <w:rsid w:val="00245F07"/>
    <w:rsid w:val="00246752"/>
    <w:rsid w:val="00246F6E"/>
    <w:rsid w:val="00247031"/>
    <w:rsid w:val="00247068"/>
    <w:rsid w:val="002473B9"/>
    <w:rsid w:val="002479B8"/>
    <w:rsid w:val="00247DC7"/>
    <w:rsid w:val="00250891"/>
    <w:rsid w:val="00250968"/>
    <w:rsid w:val="00251468"/>
    <w:rsid w:val="002515E7"/>
    <w:rsid w:val="00251674"/>
    <w:rsid w:val="00251D08"/>
    <w:rsid w:val="0025244B"/>
    <w:rsid w:val="002524B4"/>
    <w:rsid w:val="0025268B"/>
    <w:rsid w:val="00252701"/>
    <w:rsid w:val="002529FB"/>
    <w:rsid w:val="00252DFE"/>
    <w:rsid w:val="002533CD"/>
    <w:rsid w:val="0025344B"/>
    <w:rsid w:val="0025374C"/>
    <w:rsid w:val="00253B76"/>
    <w:rsid w:val="00253EDD"/>
    <w:rsid w:val="00253F67"/>
    <w:rsid w:val="0025437C"/>
    <w:rsid w:val="00254538"/>
    <w:rsid w:val="002546C5"/>
    <w:rsid w:val="00254D39"/>
    <w:rsid w:val="00255007"/>
    <w:rsid w:val="00255425"/>
    <w:rsid w:val="00255695"/>
    <w:rsid w:val="0025595C"/>
    <w:rsid w:val="00255A4F"/>
    <w:rsid w:val="002560DD"/>
    <w:rsid w:val="00256246"/>
    <w:rsid w:val="00256A09"/>
    <w:rsid w:val="00256E0B"/>
    <w:rsid w:val="00256FD1"/>
    <w:rsid w:val="002571C2"/>
    <w:rsid w:val="002571F7"/>
    <w:rsid w:val="002572C0"/>
    <w:rsid w:val="0025756F"/>
    <w:rsid w:val="0025758F"/>
    <w:rsid w:val="002576A8"/>
    <w:rsid w:val="00257906"/>
    <w:rsid w:val="00257D8E"/>
    <w:rsid w:val="00257E31"/>
    <w:rsid w:val="00260235"/>
    <w:rsid w:val="002607C7"/>
    <w:rsid w:val="00260A3C"/>
    <w:rsid w:val="00261183"/>
    <w:rsid w:val="002613B1"/>
    <w:rsid w:val="0026144B"/>
    <w:rsid w:val="0026155A"/>
    <w:rsid w:val="00261586"/>
    <w:rsid w:val="002615DE"/>
    <w:rsid w:val="002619F8"/>
    <w:rsid w:val="00261C96"/>
    <w:rsid w:val="00261CB0"/>
    <w:rsid w:val="00262251"/>
    <w:rsid w:val="002624F3"/>
    <w:rsid w:val="002626C0"/>
    <w:rsid w:val="00262CFC"/>
    <w:rsid w:val="002630D3"/>
    <w:rsid w:val="00263235"/>
    <w:rsid w:val="002634EA"/>
    <w:rsid w:val="00263679"/>
    <w:rsid w:val="002638DB"/>
    <w:rsid w:val="0026449D"/>
    <w:rsid w:val="00264E94"/>
    <w:rsid w:val="00265A7B"/>
    <w:rsid w:val="00265C04"/>
    <w:rsid w:val="00265F4C"/>
    <w:rsid w:val="002660BE"/>
    <w:rsid w:val="0026689C"/>
    <w:rsid w:val="00266A10"/>
    <w:rsid w:val="00266A17"/>
    <w:rsid w:val="00266CA0"/>
    <w:rsid w:val="00266CF5"/>
    <w:rsid w:val="00266D36"/>
    <w:rsid w:val="00266FE4"/>
    <w:rsid w:val="002679BE"/>
    <w:rsid w:val="002707A0"/>
    <w:rsid w:val="00270E61"/>
    <w:rsid w:val="00271421"/>
    <w:rsid w:val="002723AC"/>
    <w:rsid w:val="002723C2"/>
    <w:rsid w:val="002724F6"/>
    <w:rsid w:val="0027269D"/>
    <w:rsid w:val="00272D54"/>
    <w:rsid w:val="002731B6"/>
    <w:rsid w:val="0027339B"/>
    <w:rsid w:val="00273405"/>
    <w:rsid w:val="002735D0"/>
    <w:rsid w:val="00273614"/>
    <w:rsid w:val="00273C3D"/>
    <w:rsid w:val="0027459B"/>
    <w:rsid w:val="0027468A"/>
    <w:rsid w:val="00274D57"/>
    <w:rsid w:val="00274E3B"/>
    <w:rsid w:val="0027514D"/>
    <w:rsid w:val="002752C4"/>
    <w:rsid w:val="00275CB5"/>
    <w:rsid w:val="00275ED9"/>
    <w:rsid w:val="00275EEA"/>
    <w:rsid w:val="00276045"/>
    <w:rsid w:val="002761DC"/>
    <w:rsid w:val="00276954"/>
    <w:rsid w:val="00276C6C"/>
    <w:rsid w:val="00276FE0"/>
    <w:rsid w:val="0027715F"/>
    <w:rsid w:val="0027761D"/>
    <w:rsid w:val="002779E4"/>
    <w:rsid w:val="002800B4"/>
    <w:rsid w:val="0028020F"/>
    <w:rsid w:val="002805A5"/>
    <w:rsid w:val="002807B2"/>
    <w:rsid w:val="002807D2"/>
    <w:rsid w:val="00280CE2"/>
    <w:rsid w:val="0028110D"/>
    <w:rsid w:val="002813D4"/>
    <w:rsid w:val="0028164D"/>
    <w:rsid w:val="002817CD"/>
    <w:rsid w:val="0028235E"/>
    <w:rsid w:val="002827AC"/>
    <w:rsid w:val="00282A97"/>
    <w:rsid w:val="00282CF4"/>
    <w:rsid w:val="002832CB"/>
    <w:rsid w:val="002835DD"/>
    <w:rsid w:val="00283C9A"/>
    <w:rsid w:val="002853D5"/>
    <w:rsid w:val="00285C6D"/>
    <w:rsid w:val="00286372"/>
    <w:rsid w:val="00286604"/>
    <w:rsid w:val="00286624"/>
    <w:rsid w:val="0028674F"/>
    <w:rsid w:val="00286942"/>
    <w:rsid w:val="00286A29"/>
    <w:rsid w:val="00286B97"/>
    <w:rsid w:val="00286EA9"/>
    <w:rsid w:val="0028739C"/>
    <w:rsid w:val="00287555"/>
    <w:rsid w:val="002902E1"/>
    <w:rsid w:val="00290321"/>
    <w:rsid w:val="0029077E"/>
    <w:rsid w:val="00290FA2"/>
    <w:rsid w:val="0029140A"/>
    <w:rsid w:val="002914C3"/>
    <w:rsid w:val="002914F6"/>
    <w:rsid w:val="002916D7"/>
    <w:rsid w:val="00291C47"/>
    <w:rsid w:val="00291E7A"/>
    <w:rsid w:val="00292005"/>
    <w:rsid w:val="002922DE"/>
    <w:rsid w:val="00292438"/>
    <w:rsid w:val="00293211"/>
    <w:rsid w:val="0029345F"/>
    <w:rsid w:val="00293804"/>
    <w:rsid w:val="0029390F"/>
    <w:rsid w:val="00293ABA"/>
    <w:rsid w:val="00293C39"/>
    <w:rsid w:val="00293C68"/>
    <w:rsid w:val="002940D5"/>
    <w:rsid w:val="00294375"/>
    <w:rsid w:val="00294403"/>
    <w:rsid w:val="002946B0"/>
    <w:rsid w:val="00294B13"/>
    <w:rsid w:val="00294C14"/>
    <w:rsid w:val="00294DDB"/>
    <w:rsid w:val="00294F1D"/>
    <w:rsid w:val="0029513A"/>
    <w:rsid w:val="002951A1"/>
    <w:rsid w:val="0029533A"/>
    <w:rsid w:val="0029573C"/>
    <w:rsid w:val="0029594B"/>
    <w:rsid w:val="002959DA"/>
    <w:rsid w:val="00295AE3"/>
    <w:rsid w:val="00295D05"/>
    <w:rsid w:val="00295D06"/>
    <w:rsid w:val="00295D72"/>
    <w:rsid w:val="00295D75"/>
    <w:rsid w:val="00296359"/>
    <w:rsid w:val="0029654A"/>
    <w:rsid w:val="00296A36"/>
    <w:rsid w:val="00296E9F"/>
    <w:rsid w:val="002972A0"/>
    <w:rsid w:val="00297359"/>
    <w:rsid w:val="002974E4"/>
    <w:rsid w:val="0029757A"/>
    <w:rsid w:val="002975AA"/>
    <w:rsid w:val="00297620"/>
    <w:rsid w:val="00297A09"/>
    <w:rsid w:val="00297D9D"/>
    <w:rsid w:val="00297F7F"/>
    <w:rsid w:val="002A005D"/>
    <w:rsid w:val="002A0179"/>
    <w:rsid w:val="002A050D"/>
    <w:rsid w:val="002A0D7A"/>
    <w:rsid w:val="002A0F28"/>
    <w:rsid w:val="002A1063"/>
    <w:rsid w:val="002A14E5"/>
    <w:rsid w:val="002A153D"/>
    <w:rsid w:val="002A19F6"/>
    <w:rsid w:val="002A203B"/>
    <w:rsid w:val="002A238F"/>
    <w:rsid w:val="002A2E52"/>
    <w:rsid w:val="002A3017"/>
    <w:rsid w:val="002A31E5"/>
    <w:rsid w:val="002A34F1"/>
    <w:rsid w:val="002A3D1E"/>
    <w:rsid w:val="002A3D7F"/>
    <w:rsid w:val="002A4050"/>
    <w:rsid w:val="002A462D"/>
    <w:rsid w:val="002A47D9"/>
    <w:rsid w:val="002A48AF"/>
    <w:rsid w:val="002A48C2"/>
    <w:rsid w:val="002A512D"/>
    <w:rsid w:val="002A5158"/>
    <w:rsid w:val="002A534A"/>
    <w:rsid w:val="002A6594"/>
    <w:rsid w:val="002A69B4"/>
    <w:rsid w:val="002A6C88"/>
    <w:rsid w:val="002A6DBC"/>
    <w:rsid w:val="002A7006"/>
    <w:rsid w:val="002A71B8"/>
    <w:rsid w:val="002A7372"/>
    <w:rsid w:val="002A7802"/>
    <w:rsid w:val="002A7C92"/>
    <w:rsid w:val="002A7EE7"/>
    <w:rsid w:val="002B01F1"/>
    <w:rsid w:val="002B02BF"/>
    <w:rsid w:val="002B042A"/>
    <w:rsid w:val="002B046D"/>
    <w:rsid w:val="002B0B95"/>
    <w:rsid w:val="002B0E07"/>
    <w:rsid w:val="002B0FEF"/>
    <w:rsid w:val="002B12A6"/>
    <w:rsid w:val="002B14A2"/>
    <w:rsid w:val="002B1580"/>
    <w:rsid w:val="002B22B0"/>
    <w:rsid w:val="002B23CD"/>
    <w:rsid w:val="002B24DC"/>
    <w:rsid w:val="002B2993"/>
    <w:rsid w:val="002B2E30"/>
    <w:rsid w:val="002B31D2"/>
    <w:rsid w:val="002B3B1D"/>
    <w:rsid w:val="002B3E1F"/>
    <w:rsid w:val="002B3F8A"/>
    <w:rsid w:val="002B40C9"/>
    <w:rsid w:val="002B43E7"/>
    <w:rsid w:val="002B4968"/>
    <w:rsid w:val="002B4A6C"/>
    <w:rsid w:val="002B4CAD"/>
    <w:rsid w:val="002B4ED7"/>
    <w:rsid w:val="002B529E"/>
    <w:rsid w:val="002B54A3"/>
    <w:rsid w:val="002B56A8"/>
    <w:rsid w:val="002B598A"/>
    <w:rsid w:val="002B5B9E"/>
    <w:rsid w:val="002B5F86"/>
    <w:rsid w:val="002B6236"/>
    <w:rsid w:val="002B6BF0"/>
    <w:rsid w:val="002B6C20"/>
    <w:rsid w:val="002B6CF4"/>
    <w:rsid w:val="002B768D"/>
    <w:rsid w:val="002B7A98"/>
    <w:rsid w:val="002B7C37"/>
    <w:rsid w:val="002B7D94"/>
    <w:rsid w:val="002B7DC4"/>
    <w:rsid w:val="002C062D"/>
    <w:rsid w:val="002C0970"/>
    <w:rsid w:val="002C099D"/>
    <w:rsid w:val="002C0A1D"/>
    <w:rsid w:val="002C0B45"/>
    <w:rsid w:val="002C10C9"/>
    <w:rsid w:val="002C152C"/>
    <w:rsid w:val="002C15DD"/>
    <w:rsid w:val="002C1847"/>
    <w:rsid w:val="002C1850"/>
    <w:rsid w:val="002C19B8"/>
    <w:rsid w:val="002C1C62"/>
    <w:rsid w:val="002C1DFA"/>
    <w:rsid w:val="002C1FED"/>
    <w:rsid w:val="002C2167"/>
    <w:rsid w:val="002C321E"/>
    <w:rsid w:val="002C3A87"/>
    <w:rsid w:val="002C3D88"/>
    <w:rsid w:val="002C434F"/>
    <w:rsid w:val="002C4611"/>
    <w:rsid w:val="002C52B9"/>
    <w:rsid w:val="002C573C"/>
    <w:rsid w:val="002C5CFE"/>
    <w:rsid w:val="002C65DF"/>
    <w:rsid w:val="002C686C"/>
    <w:rsid w:val="002C6F55"/>
    <w:rsid w:val="002C702F"/>
    <w:rsid w:val="002C7043"/>
    <w:rsid w:val="002C72E0"/>
    <w:rsid w:val="002C76F1"/>
    <w:rsid w:val="002C7BE2"/>
    <w:rsid w:val="002C7E71"/>
    <w:rsid w:val="002C7ED7"/>
    <w:rsid w:val="002D0499"/>
    <w:rsid w:val="002D04C0"/>
    <w:rsid w:val="002D0505"/>
    <w:rsid w:val="002D0CCE"/>
    <w:rsid w:val="002D1172"/>
    <w:rsid w:val="002D12DA"/>
    <w:rsid w:val="002D18D9"/>
    <w:rsid w:val="002D1A87"/>
    <w:rsid w:val="002D1B8C"/>
    <w:rsid w:val="002D1BAB"/>
    <w:rsid w:val="002D25EA"/>
    <w:rsid w:val="002D2B86"/>
    <w:rsid w:val="002D33C2"/>
    <w:rsid w:val="002D3864"/>
    <w:rsid w:val="002D38F5"/>
    <w:rsid w:val="002D394A"/>
    <w:rsid w:val="002D39AD"/>
    <w:rsid w:val="002D45D4"/>
    <w:rsid w:val="002D45DD"/>
    <w:rsid w:val="002D47B3"/>
    <w:rsid w:val="002D4801"/>
    <w:rsid w:val="002D4A2E"/>
    <w:rsid w:val="002D4C95"/>
    <w:rsid w:val="002D4E31"/>
    <w:rsid w:val="002D4F9A"/>
    <w:rsid w:val="002D5461"/>
    <w:rsid w:val="002D5492"/>
    <w:rsid w:val="002D5726"/>
    <w:rsid w:val="002D57EB"/>
    <w:rsid w:val="002D599D"/>
    <w:rsid w:val="002D5BB6"/>
    <w:rsid w:val="002D5C01"/>
    <w:rsid w:val="002D5EEF"/>
    <w:rsid w:val="002D629C"/>
    <w:rsid w:val="002D664E"/>
    <w:rsid w:val="002D67F5"/>
    <w:rsid w:val="002D68F8"/>
    <w:rsid w:val="002D701F"/>
    <w:rsid w:val="002D74D6"/>
    <w:rsid w:val="002D7A7B"/>
    <w:rsid w:val="002D7C43"/>
    <w:rsid w:val="002D7E71"/>
    <w:rsid w:val="002E02EE"/>
    <w:rsid w:val="002E02F9"/>
    <w:rsid w:val="002E063C"/>
    <w:rsid w:val="002E06AD"/>
    <w:rsid w:val="002E09E0"/>
    <w:rsid w:val="002E1263"/>
    <w:rsid w:val="002E139B"/>
    <w:rsid w:val="002E1C80"/>
    <w:rsid w:val="002E1FBD"/>
    <w:rsid w:val="002E21B4"/>
    <w:rsid w:val="002E28F2"/>
    <w:rsid w:val="002E2CB1"/>
    <w:rsid w:val="002E2FF2"/>
    <w:rsid w:val="002E3A8C"/>
    <w:rsid w:val="002E3DCE"/>
    <w:rsid w:val="002E3FCA"/>
    <w:rsid w:val="002E40DE"/>
    <w:rsid w:val="002E4293"/>
    <w:rsid w:val="002E4416"/>
    <w:rsid w:val="002E467C"/>
    <w:rsid w:val="002E48D8"/>
    <w:rsid w:val="002E4AE3"/>
    <w:rsid w:val="002E4FE8"/>
    <w:rsid w:val="002E50EF"/>
    <w:rsid w:val="002E5300"/>
    <w:rsid w:val="002E558E"/>
    <w:rsid w:val="002E5865"/>
    <w:rsid w:val="002E5A2E"/>
    <w:rsid w:val="002E5CFD"/>
    <w:rsid w:val="002E5D7B"/>
    <w:rsid w:val="002E5F6B"/>
    <w:rsid w:val="002E6124"/>
    <w:rsid w:val="002E6651"/>
    <w:rsid w:val="002E6A6C"/>
    <w:rsid w:val="002E6FC4"/>
    <w:rsid w:val="002E75F5"/>
    <w:rsid w:val="002E771C"/>
    <w:rsid w:val="002E78AA"/>
    <w:rsid w:val="002E78C7"/>
    <w:rsid w:val="002E7A4A"/>
    <w:rsid w:val="002E7BF1"/>
    <w:rsid w:val="002E7C8D"/>
    <w:rsid w:val="002E7F74"/>
    <w:rsid w:val="002F0984"/>
    <w:rsid w:val="002F0C82"/>
    <w:rsid w:val="002F0E9F"/>
    <w:rsid w:val="002F11B3"/>
    <w:rsid w:val="002F12F9"/>
    <w:rsid w:val="002F186C"/>
    <w:rsid w:val="002F1993"/>
    <w:rsid w:val="002F19A7"/>
    <w:rsid w:val="002F1A65"/>
    <w:rsid w:val="002F1D65"/>
    <w:rsid w:val="002F1F26"/>
    <w:rsid w:val="002F2410"/>
    <w:rsid w:val="002F24F6"/>
    <w:rsid w:val="002F280D"/>
    <w:rsid w:val="002F3768"/>
    <w:rsid w:val="002F3AC0"/>
    <w:rsid w:val="002F3F8A"/>
    <w:rsid w:val="002F4216"/>
    <w:rsid w:val="002F4809"/>
    <w:rsid w:val="002F516B"/>
    <w:rsid w:val="002F51C4"/>
    <w:rsid w:val="002F549E"/>
    <w:rsid w:val="002F5BD1"/>
    <w:rsid w:val="002F5C44"/>
    <w:rsid w:val="002F6073"/>
    <w:rsid w:val="002F6122"/>
    <w:rsid w:val="002F66FB"/>
    <w:rsid w:val="002F6979"/>
    <w:rsid w:val="002F6EA9"/>
    <w:rsid w:val="0030034E"/>
    <w:rsid w:val="00300465"/>
    <w:rsid w:val="00300781"/>
    <w:rsid w:val="00300B26"/>
    <w:rsid w:val="00300EFD"/>
    <w:rsid w:val="00301548"/>
    <w:rsid w:val="0030197D"/>
    <w:rsid w:val="00301B71"/>
    <w:rsid w:val="00302638"/>
    <w:rsid w:val="003028E7"/>
    <w:rsid w:val="00302DF3"/>
    <w:rsid w:val="0030324D"/>
    <w:rsid w:val="003033E4"/>
    <w:rsid w:val="00303666"/>
    <w:rsid w:val="00303707"/>
    <w:rsid w:val="00304415"/>
    <w:rsid w:val="00304B72"/>
    <w:rsid w:val="003053A2"/>
    <w:rsid w:val="00305B0F"/>
    <w:rsid w:val="00305D08"/>
    <w:rsid w:val="00306583"/>
    <w:rsid w:val="00306C63"/>
    <w:rsid w:val="0030705B"/>
    <w:rsid w:val="00307152"/>
    <w:rsid w:val="0030717E"/>
    <w:rsid w:val="003071E6"/>
    <w:rsid w:val="0030780F"/>
    <w:rsid w:val="00307DA2"/>
    <w:rsid w:val="00310569"/>
    <w:rsid w:val="00310869"/>
    <w:rsid w:val="00310A6F"/>
    <w:rsid w:val="00310E8E"/>
    <w:rsid w:val="003114C1"/>
    <w:rsid w:val="003118A5"/>
    <w:rsid w:val="003119C4"/>
    <w:rsid w:val="00311CDE"/>
    <w:rsid w:val="00311F66"/>
    <w:rsid w:val="00312182"/>
    <w:rsid w:val="0031221A"/>
    <w:rsid w:val="003125A1"/>
    <w:rsid w:val="0031266C"/>
    <w:rsid w:val="003132AD"/>
    <w:rsid w:val="003135AD"/>
    <w:rsid w:val="003137DB"/>
    <w:rsid w:val="0031440D"/>
    <w:rsid w:val="00314441"/>
    <w:rsid w:val="00314684"/>
    <w:rsid w:val="00314D79"/>
    <w:rsid w:val="00314F8E"/>
    <w:rsid w:val="00315537"/>
    <w:rsid w:val="003157C3"/>
    <w:rsid w:val="00315D2B"/>
    <w:rsid w:val="00315EF8"/>
    <w:rsid w:val="00316748"/>
    <w:rsid w:val="003167A1"/>
    <w:rsid w:val="00316B5F"/>
    <w:rsid w:val="00316CA2"/>
    <w:rsid w:val="00316CB1"/>
    <w:rsid w:val="00316E59"/>
    <w:rsid w:val="00316F58"/>
    <w:rsid w:val="0031716E"/>
    <w:rsid w:val="003171D4"/>
    <w:rsid w:val="00317250"/>
    <w:rsid w:val="00317491"/>
    <w:rsid w:val="00317527"/>
    <w:rsid w:val="00317923"/>
    <w:rsid w:val="00317A4E"/>
    <w:rsid w:val="0032026F"/>
    <w:rsid w:val="0032032F"/>
    <w:rsid w:val="00320F5A"/>
    <w:rsid w:val="003211DA"/>
    <w:rsid w:val="00321303"/>
    <w:rsid w:val="00321529"/>
    <w:rsid w:val="003218E9"/>
    <w:rsid w:val="003219B2"/>
    <w:rsid w:val="00321B4E"/>
    <w:rsid w:val="00322859"/>
    <w:rsid w:val="00322BBF"/>
    <w:rsid w:val="00322CE4"/>
    <w:rsid w:val="00322D5C"/>
    <w:rsid w:val="00322D91"/>
    <w:rsid w:val="00323470"/>
    <w:rsid w:val="00323781"/>
    <w:rsid w:val="00323B07"/>
    <w:rsid w:val="00323D8F"/>
    <w:rsid w:val="00323DA9"/>
    <w:rsid w:val="00323E30"/>
    <w:rsid w:val="00324DCE"/>
    <w:rsid w:val="00325809"/>
    <w:rsid w:val="00325903"/>
    <w:rsid w:val="00325A48"/>
    <w:rsid w:val="00325CE3"/>
    <w:rsid w:val="00325D23"/>
    <w:rsid w:val="00325F77"/>
    <w:rsid w:val="00326E62"/>
    <w:rsid w:val="00327403"/>
    <w:rsid w:val="00327B6C"/>
    <w:rsid w:val="00327CD4"/>
    <w:rsid w:val="00330349"/>
    <w:rsid w:val="00330C4F"/>
    <w:rsid w:val="0033104B"/>
    <w:rsid w:val="0033163D"/>
    <w:rsid w:val="00331B5E"/>
    <w:rsid w:val="00331CD5"/>
    <w:rsid w:val="00331FA7"/>
    <w:rsid w:val="00332446"/>
    <w:rsid w:val="00332588"/>
    <w:rsid w:val="00333059"/>
    <w:rsid w:val="0033337E"/>
    <w:rsid w:val="00333672"/>
    <w:rsid w:val="003338C1"/>
    <w:rsid w:val="00333EEC"/>
    <w:rsid w:val="003340D1"/>
    <w:rsid w:val="00334A10"/>
    <w:rsid w:val="00334C30"/>
    <w:rsid w:val="00334DA3"/>
    <w:rsid w:val="00335514"/>
    <w:rsid w:val="00335D44"/>
    <w:rsid w:val="00335F91"/>
    <w:rsid w:val="003361EA"/>
    <w:rsid w:val="0033632D"/>
    <w:rsid w:val="003368DC"/>
    <w:rsid w:val="0033693E"/>
    <w:rsid w:val="00336BB6"/>
    <w:rsid w:val="00336C0E"/>
    <w:rsid w:val="003372D4"/>
    <w:rsid w:val="003376BB"/>
    <w:rsid w:val="00337860"/>
    <w:rsid w:val="003378A1"/>
    <w:rsid w:val="003378BE"/>
    <w:rsid w:val="00337EF4"/>
    <w:rsid w:val="003400D0"/>
    <w:rsid w:val="00340143"/>
    <w:rsid w:val="003405C1"/>
    <w:rsid w:val="00340BAA"/>
    <w:rsid w:val="00340BFC"/>
    <w:rsid w:val="00340C6F"/>
    <w:rsid w:val="00340FBF"/>
    <w:rsid w:val="0034137C"/>
    <w:rsid w:val="003417B4"/>
    <w:rsid w:val="00341A78"/>
    <w:rsid w:val="00342199"/>
    <w:rsid w:val="0034255E"/>
    <w:rsid w:val="003425F5"/>
    <w:rsid w:val="003426C5"/>
    <w:rsid w:val="00342AA3"/>
    <w:rsid w:val="00343085"/>
    <w:rsid w:val="00343427"/>
    <w:rsid w:val="00343BAA"/>
    <w:rsid w:val="00343BDE"/>
    <w:rsid w:val="00343F3E"/>
    <w:rsid w:val="003444AD"/>
    <w:rsid w:val="00344D96"/>
    <w:rsid w:val="00344FEF"/>
    <w:rsid w:val="00345257"/>
    <w:rsid w:val="003452F7"/>
    <w:rsid w:val="003458D6"/>
    <w:rsid w:val="00345C6D"/>
    <w:rsid w:val="00345D65"/>
    <w:rsid w:val="00345D9D"/>
    <w:rsid w:val="00345F3E"/>
    <w:rsid w:val="003460ED"/>
    <w:rsid w:val="00346599"/>
    <w:rsid w:val="0034680D"/>
    <w:rsid w:val="003468E7"/>
    <w:rsid w:val="00346A70"/>
    <w:rsid w:val="00347DFA"/>
    <w:rsid w:val="00347E8D"/>
    <w:rsid w:val="00350056"/>
    <w:rsid w:val="00350144"/>
    <w:rsid w:val="00350C05"/>
    <w:rsid w:val="00350C4D"/>
    <w:rsid w:val="00351053"/>
    <w:rsid w:val="00351D22"/>
    <w:rsid w:val="00351F3D"/>
    <w:rsid w:val="00352048"/>
    <w:rsid w:val="0035265F"/>
    <w:rsid w:val="003528D4"/>
    <w:rsid w:val="00352B88"/>
    <w:rsid w:val="00352BF9"/>
    <w:rsid w:val="00352D11"/>
    <w:rsid w:val="0035300F"/>
    <w:rsid w:val="0035305E"/>
    <w:rsid w:val="003531D1"/>
    <w:rsid w:val="00353516"/>
    <w:rsid w:val="003535A0"/>
    <w:rsid w:val="003536AA"/>
    <w:rsid w:val="00353D45"/>
    <w:rsid w:val="00353F58"/>
    <w:rsid w:val="00354192"/>
    <w:rsid w:val="003544C3"/>
    <w:rsid w:val="003546D9"/>
    <w:rsid w:val="00354784"/>
    <w:rsid w:val="00354855"/>
    <w:rsid w:val="00354C0D"/>
    <w:rsid w:val="00354D87"/>
    <w:rsid w:val="0035527A"/>
    <w:rsid w:val="003554FF"/>
    <w:rsid w:val="003557EB"/>
    <w:rsid w:val="003559DD"/>
    <w:rsid w:val="00355B2B"/>
    <w:rsid w:val="00356407"/>
    <w:rsid w:val="003571C7"/>
    <w:rsid w:val="003572E4"/>
    <w:rsid w:val="003575F2"/>
    <w:rsid w:val="0035767C"/>
    <w:rsid w:val="003578C1"/>
    <w:rsid w:val="00357BC3"/>
    <w:rsid w:val="00357F0A"/>
    <w:rsid w:val="00360652"/>
    <w:rsid w:val="00360A2D"/>
    <w:rsid w:val="00360AA2"/>
    <w:rsid w:val="00360AF6"/>
    <w:rsid w:val="00360B14"/>
    <w:rsid w:val="00360E64"/>
    <w:rsid w:val="00361457"/>
    <w:rsid w:val="00361AF8"/>
    <w:rsid w:val="00361C4B"/>
    <w:rsid w:val="00361F26"/>
    <w:rsid w:val="0036291F"/>
    <w:rsid w:val="003629EA"/>
    <w:rsid w:val="00362B6D"/>
    <w:rsid w:val="00362E3C"/>
    <w:rsid w:val="003630F9"/>
    <w:rsid w:val="00363350"/>
    <w:rsid w:val="003636A4"/>
    <w:rsid w:val="003639DE"/>
    <w:rsid w:val="00363AA1"/>
    <w:rsid w:val="00363ABB"/>
    <w:rsid w:val="00363CF8"/>
    <w:rsid w:val="00363F34"/>
    <w:rsid w:val="00364434"/>
    <w:rsid w:val="00364A43"/>
    <w:rsid w:val="00364A57"/>
    <w:rsid w:val="00364B88"/>
    <w:rsid w:val="00365461"/>
    <w:rsid w:val="003658F0"/>
    <w:rsid w:val="003664F3"/>
    <w:rsid w:val="0036671E"/>
    <w:rsid w:val="0036689C"/>
    <w:rsid w:val="0036697D"/>
    <w:rsid w:val="0036736E"/>
    <w:rsid w:val="003674DB"/>
    <w:rsid w:val="00367D9E"/>
    <w:rsid w:val="00370604"/>
    <w:rsid w:val="00370A18"/>
    <w:rsid w:val="00370B7E"/>
    <w:rsid w:val="00371606"/>
    <w:rsid w:val="00371E43"/>
    <w:rsid w:val="00372592"/>
    <w:rsid w:val="003725B9"/>
    <w:rsid w:val="003727EE"/>
    <w:rsid w:val="00372C25"/>
    <w:rsid w:val="00372D52"/>
    <w:rsid w:val="00372DFE"/>
    <w:rsid w:val="00373143"/>
    <w:rsid w:val="00373F13"/>
    <w:rsid w:val="00373F25"/>
    <w:rsid w:val="00374028"/>
    <w:rsid w:val="003742A1"/>
    <w:rsid w:val="003746AC"/>
    <w:rsid w:val="00374EEE"/>
    <w:rsid w:val="00374F5C"/>
    <w:rsid w:val="00374FFF"/>
    <w:rsid w:val="00375016"/>
    <w:rsid w:val="0037502C"/>
    <w:rsid w:val="003750EE"/>
    <w:rsid w:val="003752D5"/>
    <w:rsid w:val="0037541A"/>
    <w:rsid w:val="00375441"/>
    <w:rsid w:val="00375B83"/>
    <w:rsid w:val="00375D4D"/>
    <w:rsid w:val="00375FC5"/>
    <w:rsid w:val="00376993"/>
    <w:rsid w:val="00376A7B"/>
    <w:rsid w:val="00376CD1"/>
    <w:rsid w:val="00376E93"/>
    <w:rsid w:val="0037703A"/>
    <w:rsid w:val="0037782B"/>
    <w:rsid w:val="00377938"/>
    <w:rsid w:val="00377E8F"/>
    <w:rsid w:val="00377F05"/>
    <w:rsid w:val="00377FDF"/>
    <w:rsid w:val="003802E8"/>
    <w:rsid w:val="00380520"/>
    <w:rsid w:val="0038087F"/>
    <w:rsid w:val="00380B25"/>
    <w:rsid w:val="00380C5E"/>
    <w:rsid w:val="00380C86"/>
    <w:rsid w:val="00381289"/>
    <w:rsid w:val="00381786"/>
    <w:rsid w:val="00382131"/>
    <w:rsid w:val="00382650"/>
    <w:rsid w:val="003829DD"/>
    <w:rsid w:val="00382C07"/>
    <w:rsid w:val="00382C5D"/>
    <w:rsid w:val="00382C90"/>
    <w:rsid w:val="00382E8B"/>
    <w:rsid w:val="003832B3"/>
    <w:rsid w:val="00383BCD"/>
    <w:rsid w:val="00383C51"/>
    <w:rsid w:val="00384151"/>
    <w:rsid w:val="00384285"/>
    <w:rsid w:val="0038461A"/>
    <w:rsid w:val="003846E0"/>
    <w:rsid w:val="003849A7"/>
    <w:rsid w:val="00384CFA"/>
    <w:rsid w:val="00384D50"/>
    <w:rsid w:val="00385538"/>
    <w:rsid w:val="003856B5"/>
    <w:rsid w:val="00385CD4"/>
    <w:rsid w:val="00385E5C"/>
    <w:rsid w:val="0038665E"/>
    <w:rsid w:val="00386661"/>
    <w:rsid w:val="00386895"/>
    <w:rsid w:val="00386CEC"/>
    <w:rsid w:val="00386F5E"/>
    <w:rsid w:val="00387E0A"/>
    <w:rsid w:val="00390016"/>
    <w:rsid w:val="00390313"/>
    <w:rsid w:val="0039057E"/>
    <w:rsid w:val="00391018"/>
    <w:rsid w:val="00391E4D"/>
    <w:rsid w:val="003922D1"/>
    <w:rsid w:val="00392716"/>
    <w:rsid w:val="00392A28"/>
    <w:rsid w:val="00392A5B"/>
    <w:rsid w:val="00392A7F"/>
    <w:rsid w:val="003932FC"/>
    <w:rsid w:val="003933AB"/>
    <w:rsid w:val="003933C6"/>
    <w:rsid w:val="0039374E"/>
    <w:rsid w:val="00393765"/>
    <w:rsid w:val="00393DF7"/>
    <w:rsid w:val="00393EEF"/>
    <w:rsid w:val="00394758"/>
    <w:rsid w:val="0039483C"/>
    <w:rsid w:val="00394A64"/>
    <w:rsid w:val="00394B7C"/>
    <w:rsid w:val="00394E07"/>
    <w:rsid w:val="00395409"/>
    <w:rsid w:val="003954F4"/>
    <w:rsid w:val="003955AD"/>
    <w:rsid w:val="003959A0"/>
    <w:rsid w:val="00395C2D"/>
    <w:rsid w:val="003962CC"/>
    <w:rsid w:val="00396816"/>
    <w:rsid w:val="00396C51"/>
    <w:rsid w:val="00396CC5"/>
    <w:rsid w:val="00397B57"/>
    <w:rsid w:val="00397DDD"/>
    <w:rsid w:val="00397E99"/>
    <w:rsid w:val="003A0CB8"/>
    <w:rsid w:val="003A0D7F"/>
    <w:rsid w:val="003A11F0"/>
    <w:rsid w:val="003A193D"/>
    <w:rsid w:val="003A1A14"/>
    <w:rsid w:val="003A20EB"/>
    <w:rsid w:val="003A21BA"/>
    <w:rsid w:val="003A230F"/>
    <w:rsid w:val="003A2465"/>
    <w:rsid w:val="003A27D7"/>
    <w:rsid w:val="003A27DD"/>
    <w:rsid w:val="003A2BDC"/>
    <w:rsid w:val="003A2C15"/>
    <w:rsid w:val="003A2C45"/>
    <w:rsid w:val="003A2F47"/>
    <w:rsid w:val="003A340D"/>
    <w:rsid w:val="003A34B5"/>
    <w:rsid w:val="003A38D9"/>
    <w:rsid w:val="003A3BC8"/>
    <w:rsid w:val="003A3CE1"/>
    <w:rsid w:val="003A42F7"/>
    <w:rsid w:val="003A4694"/>
    <w:rsid w:val="003A4D50"/>
    <w:rsid w:val="003A4FF1"/>
    <w:rsid w:val="003A644F"/>
    <w:rsid w:val="003A649C"/>
    <w:rsid w:val="003A64C2"/>
    <w:rsid w:val="003A64D4"/>
    <w:rsid w:val="003A690F"/>
    <w:rsid w:val="003A6ADD"/>
    <w:rsid w:val="003A6ECD"/>
    <w:rsid w:val="003A70E9"/>
    <w:rsid w:val="003A7185"/>
    <w:rsid w:val="003A7439"/>
    <w:rsid w:val="003A79DD"/>
    <w:rsid w:val="003A7DAF"/>
    <w:rsid w:val="003B01CB"/>
    <w:rsid w:val="003B0517"/>
    <w:rsid w:val="003B19A1"/>
    <w:rsid w:val="003B1E85"/>
    <w:rsid w:val="003B221A"/>
    <w:rsid w:val="003B22B6"/>
    <w:rsid w:val="003B24BD"/>
    <w:rsid w:val="003B2A33"/>
    <w:rsid w:val="003B382E"/>
    <w:rsid w:val="003B385F"/>
    <w:rsid w:val="003B3931"/>
    <w:rsid w:val="003B3B5C"/>
    <w:rsid w:val="003B3BDC"/>
    <w:rsid w:val="003B3CDE"/>
    <w:rsid w:val="003B3E7E"/>
    <w:rsid w:val="003B3F3A"/>
    <w:rsid w:val="003B3FB3"/>
    <w:rsid w:val="003B40C8"/>
    <w:rsid w:val="003B40D2"/>
    <w:rsid w:val="003B452D"/>
    <w:rsid w:val="003B4C14"/>
    <w:rsid w:val="003B4D8F"/>
    <w:rsid w:val="003B537D"/>
    <w:rsid w:val="003B564D"/>
    <w:rsid w:val="003B5969"/>
    <w:rsid w:val="003B5C38"/>
    <w:rsid w:val="003B6047"/>
    <w:rsid w:val="003B60C2"/>
    <w:rsid w:val="003B620E"/>
    <w:rsid w:val="003B6C5F"/>
    <w:rsid w:val="003B6E68"/>
    <w:rsid w:val="003B7180"/>
    <w:rsid w:val="003B7185"/>
    <w:rsid w:val="003B7372"/>
    <w:rsid w:val="003B7868"/>
    <w:rsid w:val="003B78E1"/>
    <w:rsid w:val="003B7B49"/>
    <w:rsid w:val="003C0232"/>
    <w:rsid w:val="003C03DF"/>
    <w:rsid w:val="003C04A9"/>
    <w:rsid w:val="003C096A"/>
    <w:rsid w:val="003C0F5B"/>
    <w:rsid w:val="003C0FF5"/>
    <w:rsid w:val="003C1050"/>
    <w:rsid w:val="003C117D"/>
    <w:rsid w:val="003C1239"/>
    <w:rsid w:val="003C12BC"/>
    <w:rsid w:val="003C12E8"/>
    <w:rsid w:val="003C19CB"/>
    <w:rsid w:val="003C1BCE"/>
    <w:rsid w:val="003C1D5D"/>
    <w:rsid w:val="003C1E77"/>
    <w:rsid w:val="003C2704"/>
    <w:rsid w:val="003C2999"/>
    <w:rsid w:val="003C2AA1"/>
    <w:rsid w:val="003C2AFA"/>
    <w:rsid w:val="003C3102"/>
    <w:rsid w:val="003C31C9"/>
    <w:rsid w:val="003C3886"/>
    <w:rsid w:val="003C39C8"/>
    <w:rsid w:val="003C3DEF"/>
    <w:rsid w:val="003C401C"/>
    <w:rsid w:val="003C4026"/>
    <w:rsid w:val="003C43F7"/>
    <w:rsid w:val="003C44EB"/>
    <w:rsid w:val="003C47BB"/>
    <w:rsid w:val="003C47F6"/>
    <w:rsid w:val="003C4E42"/>
    <w:rsid w:val="003C4E4C"/>
    <w:rsid w:val="003C5131"/>
    <w:rsid w:val="003C57C4"/>
    <w:rsid w:val="003C5834"/>
    <w:rsid w:val="003C5A83"/>
    <w:rsid w:val="003C5AE8"/>
    <w:rsid w:val="003C5B30"/>
    <w:rsid w:val="003C66AD"/>
    <w:rsid w:val="003C6B67"/>
    <w:rsid w:val="003C7147"/>
    <w:rsid w:val="003C7523"/>
    <w:rsid w:val="003C784B"/>
    <w:rsid w:val="003C7B04"/>
    <w:rsid w:val="003C7CE0"/>
    <w:rsid w:val="003C7ED4"/>
    <w:rsid w:val="003D0590"/>
    <w:rsid w:val="003D134D"/>
    <w:rsid w:val="003D1B1D"/>
    <w:rsid w:val="003D1C2D"/>
    <w:rsid w:val="003D272C"/>
    <w:rsid w:val="003D2881"/>
    <w:rsid w:val="003D2F19"/>
    <w:rsid w:val="003D3112"/>
    <w:rsid w:val="003D343B"/>
    <w:rsid w:val="003D35BF"/>
    <w:rsid w:val="003D3688"/>
    <w:rsid w:val="003D3705"/>
    <w:rsid w:val="003D3754"/>
    <w:rsid w:val="003D3966"/>
    <w:rsid w:val="003D3C36"/>
    <w:rsid w:val="003D406F"/>
    <w:rsid w:val="003D42CE"/>
    <w:rsid w:val="003D4301"/>
    <w:rsid w:val="003D4666"/>
    <w:rsid w:val="003D47EA"/>
    <w:rsid w:val="003D4A70"/>
    <w:rsid w:val="003D4C2F"/>
    <w:rsid w:val="003D4D99"/>
    <w:rsid w:val="003D5733"/>
    <w:rsid w:val="003D5AB3"/>
    <w:rsid w:val="003D5B19"/>
    <w:rsid w:val="003D5CEE"/>
    <w:rsid w:val="003D5FC0"/>
    <w:rsid w:val="003D6624"/>
    <w:rsid w:val="003D6689"/>
    <w:rsid w:val="003D6CEB"/>
    <w:rsid w:val="003D6E47"/>
    <w:rsid w:val="003D715F"/>
    <w:rsid w:val="003D75F4"/>
    <w:rsid w:val="003D774D"/>
    <w:rsid w:val="003D7AC6"/>
    <w:rsid w:val="003D7BA0"/>
    <w:rsid w:val="003E0030"/>
    <w:rsid w:val="003E025B"/>
    <w:rsid w:val="003E067B"/>
    <w:rsid w:val="003E07F8"/>
    <w:rsid w:val="003E0CDA"/>
    <w:rsid w:val="003E0D7C"/>
    <w:rsid w:val="003E11F8"/>
    <w:rsid w:val="003E12E5"/>
    <w:rsid w:val="003E1ADD"/>
    <w:rsid w:val="003E1DAA"/>
    <w:rsid w:val="003E2087"/>
    <w:rsid w:val="003E286E"/>
    <w:rsid w:val="003E29F8"/>
    <w:rsid w:val="003E2EEE"/>
    <w:rsid w:val="003E3232"/>
    <w:rsid w:val="003E3575"/>
    <w:rsid w:val="003E3DC6"/>
    <w:rsid w:val="003E3F74"/>
    <w:rsid w:val="003E4150"/>
    <w:rsid w:val="003E4E35"/>
    <w:rsid w:val="003E566F"/>
    <w:rsid w:val="003E583C"/>
    <w:rsid w:val="003E60CE"/>
    <w:rsid w:val="003E6318"/>
    <w:rsid w:val="003E64C3"/>
    <w:rsid w:val="003E6576"/>
    <w:rsid w:val="003E6F57"/>
    <w:rsid w:val="003E73C1"/>
    <w:rsid w:val="003E7440"/>
    <w:rsid w:val="003E7B7F"/>
    <w:rsid w:val="003F03FA"/>
    <w:rsid w:val="003F0479"/>
    <w:rsid w:val="003F07F3"/>
    <w:rsid w:val="003F0A44"/>
    <w:rsid w:val="003F0D39"/>
    <w:rsid w:val="003F0E71"/>
    <w:rsid w:val="003F145D"/>
    <w:rsid w:val="003F18C8"/>
    <w:rsid w:val="003F1F94"/>
    <w:rsid w:val="003F20D0"/>
    <w:rsid w:val="003F20F4"/>
    <w:rsid w:val="003F2226"/>
    <w:rsid w:val="003F22F0"/>
    <w:rsid w:val="003F238E"/>
    <w:rsid w:val="003F2F08"/>
    <w:rsid w:val="003F3521"/>
    <w:rsid w:val="003F35CF"/>
    <w:rsid w:val="003F374D"/>
    <w:rsid w:val="003F38BC"/>
    <w:rsid w:val="003F3DCD"/>
    <w:rsid w:val="003F3F09"/>
    <w:rsid w:val="003F419C"/>
    <w:rsid w:val="003F4549"/>
    <w:rsid w:val="003F47F7"/>
    <w:rsid w:val="003F4D45"/>
    <w:rsid w:val="003F51CB"/>
    <w:rsid w:val="003F57B5"/>
    <w:rsid w:val="003F58F6"/>
    <w:rsid w:val="003F5AFC"/>
    <w:rsid w:val="003F5F70"/>
    <w:rsid w:val="003F611B"/>
    <w:rsid w:val="003F64F0"/>
    <w:rsid w:val="003F6816"/>
    <w:rsid w:val="003F6925"/>
    <w:rsid w:val="003F6DA1"/>
    <w:rsid w:val="003F6DEC"/>
    <w:rsid w:val="003F6E83"/>
    <w:rsid w:val="003F6E92"/>
    <w:rsid w:val="003F6F2F"/>
    <w:rsid w:val="003F74A9"/>
    <w:rsid w:val="003F7790"/>
    <w:rsid w:val="003F7933"/>
    <w:rsid w:val="003F7B96"/>
    <w:rsid w:val="003F7E1E"/>
    <w:rsid w:val="0040008E"/>
    <w:rsid w:val="00400114"/>
    <w:rsid w:val="0040040B"/>
    <w:rsid w:val="004004B2"/>
    <w:rsid w:val="0040060A"/>
    <w:rsid w:val="00400910"/>
    <w:rsid w:val="00400C48"/>
    <w:rsid w:val="00400F9F"/>
    <w:rsid w:val="004015FB"/>
    <w:rsid w:val="004016B3"/>
    <w:rsid w:val="004018B2"/>
    <w:rsid w:val="00401A22"/>
    <w:rsid w:val="00401E25"/>
    <w:rsid w:val="004026E8"/>
    <w:rsid w:val="0040279E"/>
    <w:rsid w:val="004029FD"/>
    <w:rsid w:val="00402B61"/>
    <w:rsid w:val="00402D91"/>
    <w:rsid w:val="00403089"/>
    <w:rsid w:val="004033BB"/>
    <w:rsid w:val="00403439"/>
    <w:rsid w:val="0040362B"/>
    <w:rsid w:val="004036F3"/>
    <w:rsid w:val="0040374D"/>
    <w:rsid w:val="00403EE2"/>
    <w:rsid w:val="004041AD"/>
    <w:rsid w:val="0040420D"/>
    <w:rsid w:val="0040434E"/>
    <w:rsid w:val="004045A2"/>
    <w:rsid w:val="004046B6"/>
    <w:rsid w:val="0040482D"/>
    <w:rsid w:val="00404A19"/>
    <w:rsid w:val="00404B41"/>
    <w:rsid w:val="00404B53"/>
    <w:rsid w:val="00404D50"/>
    <w:rsid w:val="00404DF4"/>
    <w:rsid w:val="00404EBB"/>
    <w:rsid w:val="00404F03"/>
    <w:rsid w:val="00404FE9"/>
    <w:rsid w:val="00405B4F"/>
    <w:rsid w:val="00405B89"/>
    <w:rsid w:val="00406897"/>
    <w:rsid w:val="004068BB"/>
    <w:rsid w:val="00406B0A"/>
    <w:rsid w:val="00406F8D"/>
    <w:rsid w:val="00407284"/>
    <w:rsid w:val="00410563"/>
    <w:rsid w:val="00410AD0"/>
    <w:rsid w:val="00410F3D"/>
    <w:rsid w:val="0041102A"/>
    <w:rsid w:val="004111AB"/>
    <w:rsid w:val="0041172F"/>
    <w:rsid w:val="00411768"/>
    <w:rsid w:val="00411AB4"/>
    <w:rsid w:val="00411E43"/>
    <w:rsid w:val="00411FE2"/>
    <w:rsid w:val="00412004"/>
    <w:rsid w:val="00412072"/>
    <w:rsid w:val="0041268E"/>
    <w:rsid w:val="004126F6"/>
    <w:rsid w:val="00412BD2"/>
    <w:rsid w:val="00412C62"/>
    <w:rsid w:val="00413094"/>
    <w:rsid w:val="004132D6"/>
    <w:rsid w:val="004133D4"/>
    <w:rsid w:val="00413440"/>
    <w:rsid w:val="004134EE"/>
    <w:rsid w:val="0041371D"/>
    <w:rsid w:val="0041380F"/>
    <w:rsid w:val="00413926"/>
    <w:rsid w:val="00413B67"/>
    <w:rsid w:val="00413BCB"/>
    <w:rsid w:val="00413C5A"/>
    <w:rsid w:val="00413E8E"/>
    <w:rsid w:val="004151FA"/>
    <w:rsid w:val="00415474"/>
    <w:rsid w:val="00415FB6"/>
    <w:rsid w:val="00415FC3"/>
    <w:rsid w:val="0041638C"/>
    <w:rsid w:val="004166FA"/>
    <w:rsid w:val="00416965"/>
    <w:rsid w:val="00416FD8"/>
    <w:rsid w:val="004171BD"/>
    <w:rsid w:val="004172C7"/>
    <w:rsid w:val="00417633"/>
    <w:rsid w:val="00417842"/>
    <w:rsid w:val="00417DF3"/>
    <w:rsid w:val="004203D2"/>
    <w:rsid w:val="00420865"/>
    <w:rsid w:val="00421095"/>
    <w:rsid w:val="004215AA"/>
    <w:rsid w:val="00421E3A"/>
    <w:rsid w:val="00422028"/>
    <w:rsid w:val="004222F5"/>
    <w:rsid w:val="00422529"/>
    <w:rsid w:val="0042253B"/>
    <w:rsid w:val="00422CC2"/>
    <w:rsid w:val="004235C2"/>
    <w:rsid w:val="00423621"/>
    <w:rsid w:val="00423971"/>
    <w:rsid w:val="00423AF4"/>
    <w:rsid w:val="00423C68"/>
    <w:rsid w:val="00423E2A"/>
    <w:rsid w:val="0042407F"/>
    <w:rsid w:val="00424298"/>
    <w:rsid w:val="004246D7"/>
    <w:rsid w:val="00424834"/>
    <w:rsid w:val="00424A36"/>
    <w:rsid w:val="00424B7F"/>
    <w:rsid w:val="0042516E"/>
    <w:rsid w:val="0042531E"/>
    <w:rsid w:val="004253F3"/>
    <w:rsid w:val="00425A29"/>
    <w:rsid w:val="00426238"/>
    <w:rsid w:val="00426351"/>
    <w:rsid w:val="00426AC5"/>
    <w:rsid w:val="00426CD0"/>
    <w:rsid w:val="00426EAA"/>
    <w:rsid w:val="004271C5"/>
    <w:rsid w:val="00427395"/>
    <w:rsid w:val="00427585"/>
    <w:rsid w:val="004276CF"/>
    <w:rsid w:val="00427704"/>
    <w:rsid w:val="00427B2B"/>
    <w:rsid w:val="00427FFC"/>
    <w:rsid w:val="00430538"/>
    <w:rsid w:val="0043098C"/>
    <w:rsid w:val="00430C7D"/>
    <w:rsid w:val="0043170E"/>
    <w:rsid w:val="004318AF"/>
    <w:rsid w:val="00431BC1"/>
    <w:rsid w:val="00431DAD"/>
    <w:rsid w:val="00432051"/>
    <w:rsid w:val="00432388"/>
    <w:rsid w:val="0043242A"/>
    <w:rsid w:val="0043246D"/>
    <w:rsid w:val="004328FF"/>
    <w:rsid w:val="00432B14"/>
    <w:rsid w:val="0043319F"/>
    <w:rsid w:val="00433587"/>
    <w:rsid w:val="004338AA"/>
    <w:rsid w:val="004338DF"/>
    <w:rsid w:val="00433920"/>
    <w:rsid w:val="00433C14"/>
    <w:rsid w:val="00433FE2"/>
    <w:rsid w:val="00433FE9"/>
    <w:rsid w:val="00434450"/>
    <w:rsid w:val="00434864"/>
    <w:rsid w:val="00434A02"/>
    <w:rsid w:val="00434C03"/>
    <w:rsid w:val="00434E60"/>
    <w:rsid w:val="004351D2"/>
    <w:rsid w:val="004352FC"/>
    <w:rsid w:val="00436133"/>
    <w:rsid w:val="00436204"/>
    <w:rsid w:val="004362C0"/>
    <w:rsid w:val="004365D7"/>
    <w:rsid w:val="0043684A"/>
    <w:rsid w:val="00436C41"/>
    <w:rsid w:val="00436DB0"/>
    <w:rsid w:val="00437036"/>
    <w:rsid w:val="004373FE"/>
    <w:rsid w:val="00437934"/>
    <w:rsid w:val="0044000B"/>
    <w:rsid w:val="00440672"/>
    <w:rsid w:val="00440B35"/>
    <w:rsid w:val="0044139B"/>
    <w:rsid w:val="004425CE"/>
    <w:rsid w:val="00442C31"/>
    <w:rsid w:val="00443078"/>
    <w:rsid w:val="004433D7"/>
    <w:rsid w:val="0044353A"/>
    <w:rsid w:val="00443FCA"/>
    <w:rsid w:val="004440CD"/>
    <w:rsid w:val="004447CD"/>
    <w:rsid w:val="00444AA2"/>
    <w:rsid w:val="00444C2E"/>
    <w:rsid w:val="00444CD5"/>
    <w:rsid w:val="00445346"/>
    <w:rsid w:val="00445649"/>
    <w:rsid w:val="004459E0"/>
    <w:rsid w:val="00446708"/>
    <w:rsid w:val="00446C9D"/>
    <w:rsid w:val="00446D1A"/>
    <w:rsid w:val="00446D4B"/>
    <w:rsid w:val="00447002"/>
    <w:rsid w:val="0044737B"/>
    <w:rsid w:val="0044747D"/>
    <w:rsid w:val="0044774E"/>
    <w:rsid w:val="00447807"/>
    <w:rsid w:val="00447931"/>
    <w:rsid w:val="00447D0C"/>
    <w:rsid w:val="00447E91"/>
    <w:rsid w:val="00450C06"/>
    <w:rsid w:val="00450EA7"/>
    <w:rsid w:val="00451284"/>
    <w:rsid w:val="004512F8"/>
    <w:rsid w:val="00451460"/>
    <w:rsid w:val="00451C5A"/>
    <w:rsid w:val="00451C9B"/>
    <w:rsid w:val="0045203C"/>
    <w:rsid w:val="004522AD"/>
    <w:rsid w:val="00452668"/>
    <w:rsid w:val="00452EEB"/>
    <w:rsid w:val="00453010"/>
    <w:rsid w:val="00453291"/>
    <w:rsid w:val="004536D4"/>
    <w:rsid w:val="00453B92"/>
    <w:rsid w:val="00453C1A"/>
    <w:rsid w:val="00453E43"/>
    <w:rsid w:val="00453FCB"/>
    <w:rsid w:val="004541C1"/>
    <w:rsid w:val="0045452F"/>
    <w:rsid w:val="004549A5"/>
    <w:rsid w:val="004551BE"/>
    <w:rsid w:val="004557A2"/>
    <w:rsid w:val="004564C7"/>
    <w:rsid w:val="00456534"/>
    <w:rsid w:val="004567B3"/>
    <w:rsid w:val="004567C4"/>
    <w:rsid w:val="004568F5"/>
    <w:rsid w:val="00456C10"/>
    <w:rsid w:val="00456C25"/>
    <w:rsid w:val="00456E87"/>
    <w:rsid w:val="004570D1"/>
    <w:rsid w:val="004570F8"/>
    <w:rsid w:val="004572CF"/>
    <w:rsid w:val="004575C2"/>
    <w:rsid w:val="00457802"/>
    <w:rsid w:val="00457B19"/>
    <w:rsid w:val="00457D9F"/>
    <w:rsid w:val="00460147"/>
    <w:rsid w:val="0046041A"/>
    <w:rsid w:val="00460986"/>
    <w:rsid w:val="00460C19"/>
    <w:rsid w:val="00460FFB"/>
    <w:rsid w:val="00461387"/>
    <w:rsid w:val="004614F1"/>
    <w:rsid w:val="00461698"/>
    <w:rsid w:val="00461E75"/>
    <w:rsid w:val="00461F1C"/>
    <w:rsid w:val="00462151"/>
    <w:rsid w:val="00462207"/>
    <w:rsid w:val="00462575"/>
    <w:rsid w:val="004627EF"/>
    <w:rsid w:val="00462A7C"/>
    <w:rsid w:val="00462B27"/>
    <w:rsid w:val="00462D83"/>
    <w:rsid w:val="004632E5"/>
    <w:rsid w:val="00463C31"/>
    <w:rsid w:val="00463E67"/>
    <w:rsid w:val="00464288"/>
    <w:rsid w:val="00464498"/>
    <w:rsid w:val="004644F3"/>
    <w:rsid w:val="004648CC"/>
    <w:rsid w:val="00464A70"/>
    <w:rsid w:val="00464C71"/>
    <w:rsid w:val="00465309"/>
    <w:rsid w:val="0046541E"/>
    <w:rsid w:val="004655E8"/>
    <w:rsid w:val="00465702"/>
    <w:rsid w:val="00465AEA"/>
    <w:rsid w:val="00465B1A"/>
    <w:rsid w:val="00465E36"/>
    <w:rsid w:val="00465F73"/>
    <w:rsid w:val="00466065"/>
    <w:rsid w:val="004664E2"/>
    <w:rsid w:val="00466E70"/>
    <w:rsid w:val="0046759C"/>
    <w:rsid w:val="00467692"/>
    <w:rsid w:val="00467786"/>
    <w:rsid w:val="00467824"/>
    <w:rsid w:val="0046794D"/>
    <w:rsid w:val="00467BBD"/>
    <w:rsid w:val="00470348"/>
    <w:rsid w:val="004709A0"/>
    <w:rsid w:val="0047125C"/>
    <w:rsid w:val="004714F5"/>
    <w:rsid w:val="00471600"/>
    <w:rsid w:val="00471940"/>
    <w:rsid w:val="00471A3F"/>
    <w:rsid w:val="00471EE4"/>
    <w:rsid w:val="00471F3A"/>
    <w:rsid w:val="004720A4"/>
    <w:rsid w:val="0047248C"/>
    <w:rsid w:val="00472A49"/>
    <w:rsid w:val="00472B6A"/>
    <w:rsid w:val="00472EA0"/>
    <w:rsid w:val="00472FFB"/>
    <w:rsid w:val="00473193"/>
    <w:rsid w:val="004733BB"/>
    <w:rsid w:val="004735E5"/>
    <w:rsid w:val="00473891"/>
    <w:rsid w:val="004739AD"/>
    <w:rsid w:val="00473BEA"/>
    <w:rsid w:val="00473C0D"/>
    <w:rsid w:val="00473FD8"/>
    <w:rsid w:val="0047417A"/>
    <w:rsid w:val="004741C9"/>
    <w:rsid w:val="00474225"/>
    <w:rsid w:val="004744EB"/>
    <w:rsid w:val="00474639"/>
    <w:rsid w:val="004749CB"/>
    <w:rsid w:val="00474C41"/>
    <w:rsid w:val="00474FB0"/>
    <w:rsid w:val="004755C1"/>
    <w:rsid w:val="00475785"/>
    <w:rsid w:val="00475F29"/>
    <w:rsid w:val="00475F7D"/>
    <w:rsid w:val="0047604C"/>
    <w:rsid w:val="00476529"/>
    <w:rsid w:val="00476DAA"/>
    <w:rsid w:val="00476EF2"/>
    <w:rsid w:val="004774C3"/>
    <w:rsid w:val="00477ACA"/>
    <w:rsid w:val="00477D19"/>
    <w:rsid w:val="00480046"/>
    <w:rsid w:val="004804E6"/>
    <w:rsid w:val="0048055C"/>
    <w:rsid w:val="004807EE"/>
    <w:rsid w:val="0048081C"/>
    <w:rsid w:val="00480870"/>
    <w:rsid w:val="00480974"/>
    <w:rsid w:val="00480AC1"/>
    <w:rsid w:val="00480AD3"/>
    <w:rsid w:val="004811A0"/>
    <w:rsid w:val="00481325"/>
    <w:rsid w:val="00482003"/>
    <w:rsid w:val="004829A4"/>
    <w:rsid w:val="00482CC4"/>
    <w:rsid w:val="00482E0E"/>
    <w:rsid w:val="004833AD"/>
    <w:rsid w:val="00483EAC"/>
    <w:rsid w:val="00483ECE"/>
    <w:rsid w:val="004842B1"/>
    <w:rsid w:val="004842BC"/>
    <w:rsid w:val="0048436D"/>
    <w:rsid w:val="00484495"/>
    <w:rsid w:val="004849E1"/>
    <w:rsid w:val="00484D47"/>
    <w:rsid w:val="004855F0"/>
    <w:rsid w:val="004856CE"/>
    <w:rsid w:val="0048644F"/>
    <w:rsid w:val="00486544"/>
    <w:rsid w:val="0048656A"/>
    <w:rsid w:val="00486828"/>
    <w:rsid w:val="004868C8"/>
    <w:rsid w:val="00486ADF"/>
    <w:rsid w:val="00486BA2"/>
    <w:rsid w:val="00486CA9"/>
    <w:rsid w:val="004905A6"/>
    <w:rsid w:val="00490D94"/>
    <w:rsid w:val="00490DC0"/>
    <w:rsid w:val="00490FB1"/>
    <w:rsid w:val="0049111A"/>
    <w:rsid w:val="00491448"/>
    <w:rsid w:val="00491656"/>
    <w:rsid w:val="00491A94"/>
    <w:rsid w:val="004922B4"/>
    <w:rsid w:val="0049265A"/>
    <w:rsid w:val="0049293D"/>
    <w:rsid w:val="004929B5"/>
    <w:rsid w:val="004929EE"/>
    <w:rsid w:val="00492B26"/>
    <w:rsid w:val="00493411"/>
    <w:rsid w:val="00493A06"/>
    <w:rsid w:val="00493A44"/>
    <w:rsid w:val="004943A9"/>
    <w:rsid w:val="00494C2F"/>
    <w:rsid w:val="00494D43"/>
    <w:rsid w:val="004952E3"/>
    <w:rsid w:val="00495425"/>
    <w:rsid w:val="00495476"/>
    <w:rsid w:val="0049552D"/>
    <w:rsid w:val="00495649"/>
    <w:rsid w:val="00495DF2"/>
    <w:rsid w:val="00495E5A"/>
    <w:rsid w:val="004962E7"/>
    <w:rsid w:val="00496E76"/>
    <w:rsid w:val="00497E5B"/>
    <w:rsid w:val="00497FF7"/>
    <w:rsid w:val="004A0A89"/>
    <w:rsid w:val="004A0CEB"/>
    <w:rsid w:val="004A0F29"/>
    <w:rsid w:val="004A1173"/>
    <w:rsid w:val="004A11B4"/>
    <w:rsid w:val="004A13BE"/>
    <w:rsid w:val="004A1E8C"/>
    <w:rsid w:val="004A1E99"/>
    <w:rsid w:val="004A21F8"/>
    <w:rsid w:val="004A2CEC"/>
    <w:rsid w:val="004A30B0"/>
    <w:rsid w:val="004A384A"/>
    <w:rsid w:val="004A3E8B"/>
    <w:rsid w:val="004A44F9"/>
    <w:rsid w:val="004A451E"/>
    <w:rsid w:val="004A45EC"/>
    <w:rsid w:val="004A4901"/>
    <w:rsid w:val="004A4AC9"/>
    <w:rsid w:val="004A4C6A"/>
    <w:rsid w:val="004A4DF2"/>
    <w:rsid w:val="004A5FA8"/>
    <w:rsid w:val="004A651F"/>
    <w:rsid w:val="004A6580"/>
    <w:rsid w:val="004A6BF5"/>
    <w:rsid w:val="004A6D3C"/>
    <w:rsid w:val="004A6DFA"/>
    <w:rsid w:val="004A6F7F"/>
    <w:rsid w:val="004A72BC"/>
    <w:rsid w:val="004A7CE8"/>
    <w:rsid w:val="004B00A5"/>
    <w:rsid w:val="004B019D"/>
    <w:rsid w:val="004B058C"/>
    <w:rsid w:val="004B05EC"/>
    <w:rsid w:val="004B0965"/>
    <w:rsid w:val="004B0A59"/>
    <w:rsid w:val="004B0CA9"/>
    <w:rsid w:val="004B1314"/>
    <w:rsid w:val="004B14EC"/>
    <w:rsid w:val="004B217C"/>
    <w:rsid w:val="004B21C4"/>
    <w:rsid w:val="004B2653"/>
    <w:rsid w:val="004B26A7"/>
    <w:rsid w:val="004B2AF6"/>
    <w:rsid w:val="004B2B80"/>
    <w:rsid w:val="004B2CEB"/>
    <w:rsid w:val="004B32A0"/>
    <w:rsid w:val="004B343B"/>
    <w:rsid w:val="004B36F8"/>
    <w:rsid w:val="004B40C6"/>
    <w:rsid w:val="004B413E"/>
    <w:rsid w:val="004B41EC"/>
    <w:rsid w:val="004B4B3A"/>
    <w:rsid w:val="004B514C"/>
    <w:rsid w:val="004B5253"/>
    <w:rsid w:val="004B52B0"/>
    <w:rsid w:val="004B56A3"/>
    <w:rsid w:val="004B61B5"/>
    <w:rsid w:val="004B61C7"/>
    <w:rsid w:val="004B6266"/>
    <w:rsid w:val="004B6BDA"/>
    <w:rsid w:val="004B6D5E"/>
    <w:rsid w:val="004B6DD4"/>
    <w:rsid w:val="004B6F72"/>
    <w:rsid w:val="004B7516"/>
    <w:rsid w:val="004B7684"/>
    <w:rsid w:val="004C0092"/>
    <w:rsid w:val="004C0792"/>
    <w:rsid w:val="004C0969"/>
    <w:rsid w:val="004C1039"/>
    <w:rsid w:val="004C1239"/>
    <w:rsid w:val="004C1494"/>
    <w:rsid w:val="004C17E2"/>
    <w:rsid w:val="004C1C1A"/>
    <w:rsid w:val="004C1C38"/>
    <w:rsid w:val="004C27FC"/>
    <w:rsid w:val="004C2C21"/>
    <w:rsid w:val="004C31D9"/>
    <w:rsid w:val="004C3452"/>
    <w:rsid w:val="004C3934"/>
    <w:rsid w:val="004C3B94"/>
    <w:rsid w:val="004C3C62"/>
    <w:rsid w:val="004C4A75"/>
    <w:rsid w:val="004C4AC7"/>
    <w:rsid w:val="004C4C57"/>
    <w:rsid w:val="004C4C6B"/>
    <w:rsid w:val="004C4E6C"/>
    <w:rsid w:val="004C4F84"/>
    <w:rsid w:val="004C512E"/>
    <w:rsid w:val="004C562C"/>
    <w:rsid w:val="004C57E4"/>
    <w:rsid w:val="004C5995"/>
    <w:rsid w:val="004C5F04"/>
    <w:rsid w:val="004C7126"/>
    <w:rsid w:val="004C712F"/>
    <w:rsid w:val="004C7406"/>
    <w:rsid w:val="004C7B65"/>
    <w:rsid w:val="004D007A"/>
    <w:rsid w:val="004D0626"/>
    <w:rsid w:val="004D0631"/>
    <w:rsid w:val="004D068C"/>
    <w:rsid w:val="004D07A4"/>
    <w:rsid w:val="004D09BE"/>
    <w:rsid w:val="004D0B30"/>
    <w:rsid w:val="004D0EA1"/>
    <w:rsid w:val="004D1036"/>
    <w:rsid w:val="004D13C4"/>
    <w:rsid w:val="004D1572"/>
    <w:rsid w:val="004D1597"/>
    <w:rsid w:val="004D1723"/>
    <w:rsid w:val="004D192B"/>
    <w:rsid w:val="004D1C64"/>
    <w:rsid w:val="004D1FDB"/>
    <w:rsid w:val="004D26E0"/>
    <w:rsid w:val="004D2907"/>
    <w:rsid w:val="004D2FB2"/>
    <w:rsid w:val="004D37F4"/>
    <w:rsid w:val="004D3863"/>
    <w:rsid w:val="004D3B39"/>
    <w:rsid w:val="004D3D7D"/>
    <w:rsid w:val="004D3ECC"/>
    <w:rsid w:val="004D454B"/>
    <w:rsid w:val="004D4567"/>
    <w:rsid w:val="004D4631"/>
    <w:rsid w:val="004D48CE"/>
    <w:rsid w:val="004D4A7D"/>
    <w:rsid w:val="004D4AAE"/>
    <w:rsid w:val="004D4F4A"/>
    <w:rsid w:val="004D4FFC"/>
    <w:rsid w:val="004D52A4"/>
    <w:rsid w:val="004D542F"/>
    <w:rsid w:val="004D5449"/>
    <w:rsid w:val="004D570B"/>
    <w:rsid w:val="004D5713"/>
    <w:rsid w:val="004D5762"/>
    <w:rsid w:val="004D5C98"/>
    <w:rsid w:val="004D625A"/>
    <w:rsid w:val="004D66A9"/>
    <w:rsid w:val="004D6A43"/>
    <w:rsid w:val="004D6AD7"/>
    <w:rsid w:val="004D6D35"/>
    <w:rsid w:val="004D6F30"/>
    <w:rsid w:val="004D70F2"/>
    <w:rsid w:val="004D71AF"/>
    <w:rsid w:val="004D72CC"/>
    <w:rsid w:val="004D73D7"/>
    <w:rsid w:val="004D76CF"/>
    <w:rsid w:val="004D7B0E"/>
    <w:rsid w:val="004D7BBE"/>
    <w:rsid w:val="004D7CF3"/>
    <w:rsid w:val="004D7E07"/>
    <w:rsid w:val="004D7E14"/>
    <w:rsid w:val="004D7E50"/>
    <w:rsid w:val="004D7F67"/>
    <w:rsid w:val="004E0041"/>
    <w:rsid w:val="004E0209"/>
    <w:rsid w:val="004E09D1"/>
    <w:rsid w:val="004E0AA5"/>
    <w:rsid w:val="004E0FEA"/>
    <w:rsid w:val="004E10C3"/>
    <w:rsid w:val="004E12FA"/>
    <w:rsid w:val="004E1570"/>
    <w:rsid w:val="004E1A9E"/>
    <w:rsid w:val="004E1CE6"/>
    <w:rsid w:val="004E2E66"/>
    <w:rsid w:val="004E3CB0"/>
    <w:rsid w:val="004E3E3B"/>
    <w:rsid w:val="004E4063"/>
    <w:rsid w:val="004E4073"/>
    <w:rsid w:val="004E4075"/>
    <w:rsid w:val="004E43F5"/>
    <w:rsid w:val="004E46CB"/>
    <w:rsid w:val="004E4F02"/>
    <w:rsid w:val="004E4FC7"/>
    <w:rsid w:val="004E510B"/>
    <w:rsid w:val="004E5635"/>
    <w:rsid w:val="004E590B"/>
    <w:rsid w:val="004E5CA9"/>
    <w:rsid w:val="004E5D10"/>
    <w:rsid w:val="004E5E91"/>
    <w:rsid w:val="004E68E5"/>
    <w:rsid w:val="004E6A55"/>
    <w:rsid w:val="004E6A6C"/>
    <w:rsid w:val="004E6D99"/>
    <w:rsid w:val="004E7086"/>
    <w:rsid w:val="004E7593"/>
    <w:rsid w:val="004E799C"/>
    <w:rsid w:val="004E7E28"/>
    <w:rsid w:val="004E7F8E"/>
    <w:rsid w:val="004F00CB"/>
    <w:rsid w:val="004F00D3"/>
    <w:rsid w:val="004F0153"/>
    <w:rsid w:val="004F01BE"/>
    <w:rsid w:val="004F08F3"/>
    <w:rsid w:val="004F0A76"/>
    <w:rsid w:val="004F163F"/>
    <w:rsid w:val="004F1844"/>
    <w:rsid w:val="004F1B3C"/>
    <w:rsid w:val="004F1E27"/>
    <w:rsid w:val="004F1F3C"/>
    <w:rsid w:val="004F2000"/>
    <w:rsid w:val="004F24F5"/>
    <w:rsid w:val="004F2680"/>
    <w:rsid w:val="004F28B9"/>
    <w:rsid w:val="004F2BB3"/>
    <w:rsid w:val="004F2FC5"/>
    <w:rsid w:val="004F3476"/>
    <w:rsid w:val="004F3677"/>
    <w:rsid w:val="004F37FA"/>
    <w:rsid w:val="004F3B6B"/>
    <w:rsid w:val="004F3BFC"/>
    <w:rsid w:val="004F3EF6"/>
    <w:rsid w:val="004F4073"/>
    <w:rsid w:val="004F414A"/>
    <w:rsid w:val="004F424F"/>
    <w:rsid w:val="004F4496"/>
    <w:rsid w:val="004F4591"/>
    <w:rsid w:val="004F47CC"/>
    <w:rsid w:val="004F52AC"/>
    <w:rsid w:val="004F57B4"/>
    <w:rsid w:val="004F5A47"/>
    <w:rsid w:val="004F5CF1"/>
    <w:rsid w:val="004F5D16"/>
    <w:rsid w:val="004F5FEC"/>
    <w:rsid w:val="004F63EE"/>
    <w:rsid w:val="004F66A9"/>
    <w:rsid w:val="004F6DA7"/>
    <w:rsid w:val="004F6FC9"/>
    <w:rsid w:val="004F7644"/>
    <w:rsid w:val="004F7670"/>
    <w:rsid w:val="004F7D59"/>
    <w:rsid w:val="004F7E12"/>
    <w:rsid w:val="0050033B"/>
    <w:rsid w:val="0050048E"/>
    <w:rsid w:val="0050071B"/>
    <w:rsid w:val="0050132E"/>
    <w:rsid w:val="005015DF"/>
    <w:rsid w:val="005018D0"/>
    <w:rsid w:val="005019FB"/>
    <w:rsid w:val="00501B45"/>
    <w:rsid w:val="00501B52"/>
    <w:rsid w:val="00501BB3"/>
    <w:rsid w:val="00501C47"/>
    <w:rsid w:val="0050296F"/>
    <w:rsid w:val="00502BE3"/>
    <w:rsid w:val="00502CB0"/>
    <w:rsid w:val="005030BC"/>
    <w:rsid w:val="00503191"/>
    <w:rsid w:val="005032FA"/>
    <w:rsid w:val="0050353F"/>
    <w:rsid w:val="00504ACF"/>
    <w:rsid w:val="00504E38"/>
    <w:rsid w:val="00505230"/>
    <w:rsid w:val="00505249"/>
    <w:rsid w:val="005054BA"/>
    <w:rsid w:val="00505BEB"/>
    <w:rsid w:val="00505F92"/>
    <w:rsid w:val="005067DE"/>
    <w:rsid w:val="00506CAF"/>
    <w:rsid w:val="00506E77"/>
    <w:rsid w:val="00507195"/>
    <w:rsid w:val="00507B42"/>
    <w:rsid w:val="00510131"/>
    <w:rsid w:val="0051015A"/>
    <w:rsid w:val="005104C8"/>
    <w:rsid w:val="00510834"/>
    <w:rsid w:val="00510CBE"/>
    <w:rsid w:val="00510F7D"/>
    <w:rsid w:val="005113B8"/>
    <w:rsid w:val="00511459"/>
    <w:rsid w:val="00511AD6"/>
    <w:rsid w:val="00511B38"/>
    <w:rsid w:val="00512090"/>
    <w:rsid w:val="00512329"/>
    <w:rsid w:val="00512465"/>
    <w:rsid w:val="0051271F"/>
    <w:rsid w:val="005127DB"/>
    <w:rsid w:val="005132B6"/>
    <w:rsid w:val="005134AB"/>
    <w:rsid w:val="005137CD"/>
    <w:rsid w:val="00513D81"/>
    <w:rsid w:val="00513E72"/>
    <w:rsid w:val="00513FED"/>
    <w:rsid w:val="005141E7"/>
    <w:rsid w:val="00514C70"/>
    <w:rsid w:val="00514CFD"/>
    <w:rsid w:val="00514DE7"/>
    <w:rsid w:val="00514E88"/>
    <w:rsid w:val="00515101"/>
    <w:rsid w:val="00515766"/>
    <w:rsid w:val="00515E5D"/>
    <w:rsid w:val="0051608D"/>
    <w:rsid w:val="0051644B"/>
    <w:rsid w:val="00516C46"/>
    <w:rsid w:val="00516C5A"/>
    <w:rsid w:val="00517151"/>
    <w:rsid w:val="005173F6"/>
    <w:rsid w:val="0051769A"/>
    <w:rsid w:val="00517DA1"/>
    <w:rsid w:val="00517DB7"/>
    <w:rsid w:val="00520271"/>
    <w:rsid w:val="005204C8"/>
    <w:rsid w:val="00520D3B"/>
    <w:rsid w:val="005210AC"/>
    <w:rsid w:val="005214ED"/>
    <w:rsid w:val="005222B7"/>
    <w:rsid w:val="0052232D"/>
    <w:rsid w:val="00522633"/>
    <w:rsid w:val="00522BFD"/>
    <w:rsid w:val="0052309D"/>
    <w:rsid w:val="0052335B"/>
    <w:rsid w:val="005233BC"/>
    <w:rsid w:val="005234C1"/>
    <w:rsid w:val="0052357E"/>
    <w:rsid w:val="005235E3"/>
    <w:rsid w:val="005236CC"/>
    <w:rsid w:val="005238DA"/>
    <w:rsid w:val="005239DB"/>
    <w:rsid w:val="00523F09"/>
    <w:rsid w:val="00523F41"/>
    <w:rsid w:val="005243ED"/>
    <w:rsid w:val="00524402"/>
    <w:rsid w:val="00524771"/>
    <w:rsid w:val="00524786"/>
    <w:rsid w:val="00524A0C"/>
    <w:rsid w:val="00524DD6"/>
    <w:rsid w:val="00524F9F"/>
    <w:rsid w:val="00525014"/>
    <w:rsid w:val="0052532E"/>
    <w:rsid w:val="00525D87"/>
    <w:rsid w:val="00526B2B"/>
    <w:rsid w:val="00526E40"/>
    <w:rsid w:val="005270DF"/>
    <w:rsid w:val="00527143"/>
    <w:rsid w:val="00527AFD"/>
    <w:rsid w:val="00527E0C"/>
    <w:rsid w:val="00527F61"/>
    <w:rsid w:val="00530490"/>
    <w:rsid w:val="0053068D"/>
    <w:rsid w:val="00530730"/>
    <w:rsid w:val="00530913"/>
    <w:rsid w:val="00530F7B"/>
    <w:rsid w:val="00530FD3"/>
    <w:rsid w:val="005316E8"/>
    <w:rsid w:val="00531826"/>
    <w:rsid w:val="00531A50"/>
    <w:rsid w:val="00531D13"/>
    <w:rsid w:val="0053203F"/>
    <w:rsid w:val="005327B3"/>
    <w:rsid w:val="00532963"/>
    <w:rsid w:val="00532BE6"/>
    <w:rsid w:val="00532E74"/>
    <w:rsid w:val="0053305F"/>
    <w:rsid w:val="00533777"/>
    <w:rsid w:val="00533B0A"/>
    <w:rsid w:val="00533E86"/>
    <w:rsid w:val="00533FD6"/>
    <w:rsid w:val="00534109"/>
    <w:rsid w:val="00534279"/>
    <w:rsid w:val="00534D23"/>
    <w:rsid w:val="00535712"/>
    <w:rsid w:val="00536278"/>
    <w:rsid w:val="00536D5D"/>
    <w:rsid w:val="005371C0"/>
    <w:rsid w:val="0053752E"/>
    <w:rsid w:val="005378A1"/>
    <w:rsid w:val="00537B84"/>
    <w:rsid w:val="00537E55"/>
    <w:rsid w:val="00540067"/>
    <w:rsid w:val="0054079F"/>
    <w:rsid w:val="00540BE2"/>
    <w:rsid w:val="00540CD5"/>
    <w:rsid w:val="00541078"/>
    <w:rsid w:val="005412EE"/>
    <w:rsid w:val="005413F6"/>
    <w:rsid w:val="005416F8"/>
    <w:rsid w:val="0054174C"/>
    <w:rsid w:val="00541A58"/>
    <w:rsid w:val="00541C9A"/>
    <w:rsid w:val="005427FD"/>
    <w:rsid w:val="00542969"/>
    <w:rsid w:val="00542A5B"/>
    <w:rsid w:val="00542C78"/>
    <w:rsid w:val="00542CFB"/>
    <w:rsid w:val="00542E9C"/>
    <w:rsid w:val="00543681"/>
    <w:rsid w:val="00543F6C"/>
    <w:rsid w:val="005444BB"/>
    <w:rsid w:val="005446D0"/>
    <w:rsid w:val="00544B51"/>
    <w:rsid w:val="00544CF6"/>
    <w:rsid w:val="0054512A"/>
    <w:rsid w:val="0054573B"/>
    <w:rsid w:val="0054592A"/>
    <w:rsid w:val="00545BAC"/>
    <w:rsid w:val="00545C6E"/>
    <w:rsid w:val="00545DB9"/>
    <w:rsid w:val="00545EBD"/>
    <w:rsid w:val="00546783"/>
    <w:rsid w:val="00546A24"/>
    <w:rsid w:val="00546BAA"/>
    <w:rsid w:val="005471C2"/>
    <w:rsid w:val="00547823"/>
    <w:rsid w:val="0054790C"/>
    <w:rsid w:val="005479A7"/>
    <w:rsid w:val="00547D78"/>
    <w:rsid w:val="0055022E"/>
    <w:rsid w:val="00550884"/>
    <w:rsid w:val="00550E1A"/>
    <w:rsid w:val="00550FFF"/>
    <w:rsid w:val="005511B0"/>
    <w:rsid w:val="00551260"/>
    <w:rsid w:val="00551283"/>
    <w:rsid w:val="0055163A"/>
    <w:rsid w:val="0055179C"/>
    <w:rsid w:val="00551CA8"/>
    <w:rsid w:val="00551E0A"/>
    <w:rsid w:val="00551F04"/>
    <w:rsid w:val="005520D3"/>
    <w:rsid w:val="00552236"/>
    <w:rsid w:val="005522AB"/>
    <w:rsid w:val="00552876"/>
    <w:rsid w:val="00552DD7"/>
    <w:rsid w:val="00552ED4"/>
    <w:rsid w:val="00552EEB"/>
    <w:rsid w:val="00553144"/>
    <w:rsid w:val="0055321F"/>
    <w:rsid w:val="0055372C"/>
    <w:rsid w:val="00553983"/>
    <w:rsid w:val="00553D08"/>
    <w:rsid w:val="005541C5"/>
    <w:rsid w:val="00554227"/>
    <w:rsid w:val="00554503"/>
    <w:rsid w:val="00554664"/>
    <w:rsid w:val="0055494D"/>
    <w:rsid w:val="00554C5B"/>
    <w:rsid w:val="005561DF"/>
    <w:rsid w:val="0055640F"/>
    <w:rsid w:val="00556B2F"/>
    <w:rsid w:val="0055701E"/>
    <w:rsid w:val="00557088"/>
    <w:rsid w:val="005570E0"/>
    <w:rsid w:val="005572BD"/>
    <w:rsid w:val="00557499"/>
    <w:rsid w:val="00557928"/>
    <w:rsid w:val="00557B5F"/>
    <w:rsid w:val="00557E65"/>
    <w:rsid w:val="0056046A"/>
    <w:rsid w:val="00560574"/>
    <w:rsid w:val="005606C9"/>
    <w:rsid w:val="005606E2"/>
    <w:rsid w:val="00560794"/>
    <w:rsid w:val="00560F76"/>
    <w:rsid w:val="005614AB"/>
    <w:rsid w:val="00561714"/>
    <w:rsid w:val="00561A25"/>
    <w:rsid w:val="00561B26"/>
    <w:rsid w:val="00561D27"/>
    <w:rsid w:val="00561FEE"/>
    <w:rsid w:val="00562BD2"/>
    <w:rsid w:val="00562CBC"/>
    <w:rsid w:val="00563070"/>
    <w:rsid w:val="0056320E"/>
    <w:rsid w:val="00563409"/>
    <w:rsid w:val="005639DA"/>
    <w:rsid w:val="00563D59"/>
    <w:rsid w:val="00563F94"/>
    <w:rsid w:val="0056453C"/>
    <w:rsid w:val="005645D5"/>
    <w:rsid w:val="00564B22"/>
    <w:rsid w:val="00564E05"/>
    <w:rsid w:val="005652E5"/>
    <w:rsid w:val="0056541E"/>
    <w:rsid w:val="005660F5"/>
    <w:rsid w:val="00566165"/>
    <w:rsid w:val="005662F0"/>
    <w:rsid w:val="00566464"/>
    <w:rsid w:val="005668BB"/>
    <w:rsid w:val="00566DFC"/>
    <w:rsid w:val="00566E7F"/>
    <w:rsid w:val="00566E8E"/>
    <w:rsid w:val="00567354"/>
    <w:rsid w:val="005674A9"/>
    <w:rsid w:val="005679E4"/>
    <w:rsid w:val="00567C28"/>
    <w:rsid w:val="00567E4F"/>
    <w:rsid w:val="005709B9"/>
    <w:rsid w:val="00570F7C"/>
    <w:rsid w:val="00570FC4"/>
    <w:rsid w:val="005711A9"/>
    <w:rsid w:val="00571351"/>
    <w:rsid w:val="00571BDE"/>
    <w:rsid w:val="005721FE"/>
    <w:rsid w:val="00572297"/>
    <w:rsid w:val="0057293A"/>
    <w:rsid w:val="005729D3"/>
    <w:rsid w:val="00572DC2"/>
    <w:rsid w:val="0057304D"/>
    <w:rsid w:val="00573656"/>
    <w:rsid w:val="00573713"/>
    <w:rsid w:val="00573A31"/>
    <w:rsid w:val="00573D91"/>
    <w:rsid w:val="00573DA9"/>
    <w:rsid w:val="00573FFB"/>
    <w:rsid w:val="0057411F"/>
    <w:rsid w:val="005741AD"/>
    <w:rsid w:val="005743D8"/>
    <w:rsid w:val="0057465B"/>
    <w:rsid w:val="0057478E"/>
    <w:rsid w:val="005749FB"/>
    <w:rsid w:val="00574B33"/>
    <w:rsid w:val="00574C3F"/>
    <w:rsid w:val="0057507A"/>
    <w:rsid w:val="005750E8"/>
    <w:rsid w:val="00575C6A"/>
    <w:rsid w:val="00576335"/>
    <w:rsid w:val="00576490"/>
    <w:rsid w:val="0057660D"/>
    <w:rsid w:val="005766E3"/>
    <w:rsid w:val="00576872"/>
    <w:rsid w:val="0057698B"/>
    <w:rsid w:val="00576AF2"/>
    <w:rsid w:val="00576BD0"/>
    <w:rsid w:val="00576C6C"/>
    <w:rsid w:val="00576C7D"/>
    <w:rsid w:val="005770D7"/>
    <w:rsid w:val="005773E8"/>
    <w:rsid w:val="00577B05"/>
    <w:rsid w:val="00577CE4"/>
    <w:rsid w:val="00577EE5"/>
    <w:rsid w:val="00580656"/>
    <w:rsid w:val="00580C03"/>
    <w:rsid w:val="00580E9E"/>
    <w:rsid w:val="0058123F"/>
    <w:rsid w:val="00581262"/>
    <w:rsid w:val="0058141B"/>
    <w:rsid w:val="0058141F"/>
    <w:rsid w:val="005814F6"/>
    <w:rsid w:val="0058158A"/>
    <w:rsid w:val="005816DB"/>
    <w:rsid w:val="0058171F"/>
    <w:rsid w:val="00581931"/>
    <w:rsid w:val="00582007"/>
    <w:rsid w:val="00582271"/>
    <w:rsid w:val="005823F1"/>
    <w:rsid w:val="00582424"/>
    <w:rsid w:val="0058259E"/>
    <w:rsid w:val="00582888"/>
    <w:rsid w:val="00582C74"/>
    <w:rsid w:val="00582D7F"/>
    <w:rsid w:val="00583187"/>
    <w:rsid w:val="005832A7"/>
    <w:rsid w:val="005832DC"/>
    <w:rsid w:val="0058391D"/>
    <w:rsid w:val="00583BD5"/>
    <w:rsid w:val="00583F62"/>
    <w:rsid w:val="00583F7F"/>
    <w:rsid w:val="00584588"/>
    <w:rsid w:val="0058466A"/>
    <w:rsid w:val="00585231"/>
    <w:rsid w:val="00585450"/>
    <w:rsid w:val="00585605"/>
    <w:rsid w:val="00585B15"/>
    <w:rsid w:val="0058745A"/>
    <w:rsid w:val="00587807"/>
    <w:rsid w:val="0058794B"/>
    <w:rsid w:val="005901D8"/>
    <w:rsid w:val="00590515"/>
    <w:rsid w:val="005907D9"/>
    <w:rsid w:val="00590B79"/>
    <w:rsid w:val="00590BB9"/>
    <w:rsid w:val="00590D8D"/>
    <w:rsid w:val="00591166"/>
    <w:rsid w:val="005913A6"/>
    <w:rsid w:val="0059165F"/>
    <w:rsid w:val="005919B8"/>
    <w:rsid w:val="005919C0"/>
    <w:rsid w:val="00591CA1"/>
    <w:rsid w:val="00591CA5"/>
    <w:rsid w:val="00592FCA"/>
    <w:rsid w:val="0059315B"/>
    <w:rsid w:val="00593B79"/>
    <w:rsid w:val="00593BE3"/>
    <w:rsid w:val="00593E5B"/>
    <w:rsid w:val="00593F10"/>
    <w:rsid w:val="005946A3"/>
    <w:rsid w:val="0059470F"/>
    <w:rsid w:val="00594926"/>
    <w:rsid w:val="00594B5F"/>
    <w:rsid w:val="005953F1"/>
    <w:rsid w:val="00595533"/>
    <w:rsid w:val="00595B05"/>
    <w:rsid w:val="00595B99"/>
    <w:rsid w:val="00595E1F"/>
    <w:rsid w:val="00595E59"/>
    <w:rsid w:val="00595F54"/>
    <w:rsid w:val="00596031"/>
    <w:rsid w:val="00596441"/>
    <w:rsid w:val="00596AEB"/>
    <w:rsid w:val="00596B7B"/>
    <w:rsid w:val="00596B91"/>
    <w:rsid w:val="00596D0C"/>
    <w:rsid w:val="00597157"/>
    <w:rsid w:val="00597411"/>
    <w:rsid w:val="00597445"/>
    <w:rsid w:val="00597F21"/>
    <w:rsid w:val="005A0050"/>
    <w:rsid w:val="005A00D1"/>
    <w:rsid w:val="005A064C"/>
    <w:rsid w:val="005A090E"/>
    <w:rsid w:val="005A131F"/>
    <w:rsid w:val="005A16CE"/>
    <w:rsid w:val="005A20FF"/>
    <w:rsid w:val="005A2472"/>
    <w:rsid w:val="005A28FB"/>
    <w:rsid w:val="005A29D6"/>
    <w:rsid w:val="005A36B1"/>
    <w:rsid w:val="005A3A0C"/>
    <w:rsid w:val="005A3B2F"/>
    <w:rsid w:val="005A3CAC"/>
    <w:rsid w:val="005A3E4E"/>
    <w:rsid w:val="005A4429"/>
    <w:rsid w:val="005A45B9"/>
    <w:rsid w:val="005A4681"/>
    <w:rsid w:val="005A46B4"/>
    <w:rsid w:val="005A4C89"/>
    <w:rsid w:val="005A4CD3"/>
    <w:rsid w:val="005A5418"/>
    <w:rsid w:val="005A5C70"/>
    <w:rsid w:val="005A61B2"/>
    <w:rsid w:val="005A6521"/>
    <w:rsid w:val="005A65DE"/>
    <w:rsid w:val="005A67A7"/>
    <w:rsid w:val="005A68B8"/>
    <w:rsid w:val="005A6A0E"/>
    <w:rsid w:val="005A6AD7"/>
    <w:rsid w:val="005A6C01"/>
    <w:rsid w:val="005A6E62"/>
    <w:rsid w:val="005A7233"/>
    <w:rsid w:val="005A7418"/>
    <w:rsid w:val="005A7428"/>
    <w:rsid w:val="005A7534"/>
    <w:rsid w:val="005A772D"/>
    <w:rsid w:val="005A7EF8"/>
    <w:rsid w:val="005A7F08"/>
    <w:rsid w:val="005B05B6"/>
    <w:rsid w:val="005B0F91"/>
    <w:rsid w:val="005B110B"/>
    <w:rsid w:val="005B144C"/>
    <w:rsid w:val="005B1725"/>
    <w:rsid w:val="005B186E"/>
    <w:rsid w:val="005B187D"/>
    <w:rsid w:val="005B1B7B"/>
    <w:rsid w:val="005B1CC6"/>
    <w:rsid w:val="005B1D60"/>
    <w:rsid w:val="005B200F"/>
    <w:rsid w:val="005B21F3"/>
    <w:rsid w:val="005B252D"/>
    <w:rsid w:val="005B26D3"/>
    <w:rsid w:val="005B281C"/>
    <w:rsid w:val="005B2B1F"/>
    <w:rsid w:val="005B2F02"/>
    <w:rsid w:val="005B335C"/>
    <w:rsid w:val="005B343D"/>
    <w:rsid w:val="005B3624"/>
    <w:rsid w:val="005B394F"/>
    <w:rsid w:val="005B3AB1"/>
    <w:rsid w:val="005B3E1B"/>
    <w:rsid w:val="005B3F5D"/>
    <w:rsid w:val="005B4142"/>
    <w:rsid w:val="005B4380"/>
    <w:rsid w:val="005B450E"/>
    <w:rsid w:val="005B45A2"/>
    <w:rsid w:val="005B4BDD"/>
    <w:rsid w:val="005B4D41"/>
    <w:rsid w:val="005B4DB3"/>
    <w:rsid w:val="005B54F8"/>
    <w:rsid w:val="005B550A"/>
    <w:rsid w:val="005B57A1"/>
    <w:rsid w:val="005B585C"/>
    <w:rsid w:val="005B5A93"/>
    <w:rsid w:val="005B5A9E"/>
    <w:rsid w:val="005B5E43"/>
    <w:rsid w:val="005B6124"/>
    <w:rsid w:val="005B6C6B"/>
    <w:rsid w:val="005B6D2A"/>
    <w:rsid w:val="005B7217"/>
    <w:rsid w:val="005B7287"/>
    <w:rsid w:val="005B779A"/>
    <w:rsid w:val="005B79BF"/>
    <w:rsid w:val="005B7B87"/>
    <w:rsid w:val="005B7EBD"/>
    <w:rsid w:val="005C01F3"/>
    <w:rsid w:val="005C0409"/>
    <w:rsid w:val="005C0C24"/>
    <w:rsid w:val="005C0F42"/>
    <w:rsid w:val="005C13B9"/>
    <w:rsid w:val="005C1849"/>
    <w:rsid w:val="005C1CAB"/>
    <w:rsid w:val="005C2068"/>
    <w:rsid w:val="005C289E"/>
    <w:rsid w:val="005C2C8E"/>
    <w:rsid w:val="005C2E78"/>
    <w:rsid w:val="005C30F2"/>
    <w:rsid w:val="005C3335"/>
    <w:rsid w:val="005C3E19"/>
    <w:rsid w:val="005C4020"/>
    <w:rsid w:val="005C4793"/>
    <w:rsid w:val="005C481D"/>
    <w:rsid w:val="005C4A9A"/>
    <w:rsid w:val="005C4D76"/>
    <w:rsid w:val="005C512F"/>
    <w:rsid w:val="005C51E0"/>
    <w:rsid w:val="005C5593"/>
    <w:rsid w:val="005C57B5"/>
    <w:rsid w:val="005C5896"/>
    <w:rsid w:val="005C58FA"/>
    <w:rsid w:val="005C59FA"/>
    <w:rsid w:val="005C5C4F"/>
    <w:rsid w:val="005C5ED0"/>
    <w:rsid w:val="005C64F3"/>
    <w:rsid w:val="005C6627"/>
    <w:rsid w:val="005C6CEF"/>
    <w:rsid w:val="005C6E63"/>
    <w:rsid w:val="005C7202"/>
    <w:rsid w:val="005C729D"/>
    <w:rsid w:val="005C74A8"/>
    <w:rsid w:val="005C75C4"/>
    <w:rsid w:val="005C79BE"/>
    <w:rsid w:val="005D0063"/>
    <w:rsid w:val="005D028B"/>
    <w:rsid w:val="005D0AC1"/>
    <w:rsid w:val="005D0E4C"/>
    <w:rsid w:val="005D1156"/>
    <w:rsid w:val="005D129A"/>
    <w:rsid w:val="005D12CC"/>
    <w:rsid w:val="005D136B"/>
    <w:rsid w:val="005D148C"/>
    <w:rsid w:val="005D1575"/>
    <w:rsid w:val="005D1DB0"/>
    <w:rsid w:val="005D2637"/>
    <w:rsid w:val="005D27CF"/>
    <w:rsid w:val="005D28E9"/>
    <w:rsid w:val="005D2923"/>
    <w:rsid w:val="005D29B0"/>
    <w:rsid w:val="005D29B4"/>
    <w:rsid w:val="005D2F4F"/>
    <w:rsid w:val="005D3794"/>
    <w:rsid w:val="005D39DC"/>
    <w:rsid w:val="005D3C71"/>
    <w:rsid w:val="005D43FA"/>
    <w:rsid w:val="005D5033"/>
    <w:rsid w:val="005D51DB"/>
    <w:rsid w:val="005D5F0E"/>
    <w:rsid w:val="005D64DA"/>
    <w:rsid w:val="005D6A2D"/>
    <w:rsid w:val="005D6A6D"/>
    <w:rsid w:val="005D6A89"/>
    <w:rsid w:val="005D6B03"/>
    <w:rsid w:val="005D723F"/>
    <w:rsid w:val="005D7450"/>
    <w:rsid w:val="005D7B9A"/>
    <w:rsid w:val="005E0235"/>
    <w:rsid w:val="005E02B3"/>
    <w:rsid w:val="005E055A"/>
    <w:rsid w:val="005E079E"/>
    <w:rsid w:val="005E09AE"/>
    <w:rsid w:val="005E0B98"/>
    <w:rsid w:val="005E0C77"/>
    <w:rsid w:val="005E0DFF"/>
    <w:rsid w:val="005E10DE"/>
    <w:rsid w:val="005E11C3"/>
    <w:rsid w:val="005E122A"/>
    <w:rsid w:val="005E141A"/>
    <w:rsid w:val="005E187C"/>
    <w:rsid w:val="005E1B15"/>
    <w:rsid w:val="005E2547"/>
    <w:rsid w:val="005E2E04"/>
    <w:rsid w:val="005E3578"/>
    <w:rsid w:val="005E4462"/>
    <w:rsid w:val="005E44FB"/>
    <w:rsid w:val="005E45D8"/>
    <w:rsid w:val="005E4B0A"/>
    <w:rsid w:val="005E4B47"/>
    <w:rsid w:val="005E4B82"/>
    <w:rsid w:val="005E5683"/>
    <w:rsid w:val="005E5987"/>
    <w:rsid w:val="005E59B9"/>
    <w:rsid w:val="005E5B65"/>
    <w:rsid w:val="005E5D19"/>
    <w:rsid w:val="005E5DC2"/>
    <w:rsid w:val="005E5EAB"/>
    <w:rsid w:val="005E6064"/>
    <w:rsid w:val="005E6AAB"/>
    <w:rsid w:val="005E77C3"/>
    <w:rsid w:val="005E7936"/>
    <w:rsid w:val="005E7A41"/>
    <w:rsid w:val="005E7AD0"/>
    <w:rsid w:val="005E7FBA"/>
    <w:rsid w:val="005F0271"/>
    <w:rsid w:val="005F04EC"/>
    <w:rsid w:val="005F09B8"/>
    <w:rsid w:val="005F0CA2"/>
    <w:rsid w:val="005F1603"/>
    <w:rsid w:val="005F1C90"/>
    <w:rsid w:val="005F201A"/>
    <w:rsid w:val="005F20FE"/>
    <w:rsid w:val="005F22AF"/>
    <w:rsid w:val="005F26E4"/>
    <w:rsid w:val="005F2ADD"/>
    <w:rsid w:val="005F3077"/>
    <w:rsid w:val="005F30A9"/>
    <w:rsid w:val="005F351D"/>
    <w:rsid w:val="005F3607"/>
    <w:rsid w:val="005F37A0"/>
    <w:rsid w:val="005F3A07"/>
    <w:rsid w:val="005F3A5D"/>
    <w:rsid w:val="005F3C38"/>
    <w:rsid w:val="005F3E58"/>
    <w:rsid w:val="005F4152"/>
    <w:rsid w:val="005F47AA"/>
    <w:rsid w:val="005F495A"/>
    <w:rsid w:val="005F4B1E"/>
    <w:rsid w:val="005F575E"/>
    <w:rsid w:val="005F5AE2"/>
    <w:rsid w:val="005F6074"/>
    <w:rsid w:val="005F60EC"/>
    <w:rsid w:val="005F6135"/>
    <w:rsid w:val="005F66CC"/>
    <w:rsid w:val="005F66CD"/>
    <w:rsid w:val="005F6855"/>
    <w:rsid w:val="005F6998"/>
    <w:rsid w:val="005F6BB6"/>
    <w:rsid w:val="005F6C97"/>
    <w:rsid w:val="005F731E"/>
    <w:rsid w:val="005F7949"/>
    <w:rsid w:val="005F7EAF"/>
    <w:rsid w:val="00600206"/>
    <w:rsid w:val="0060026A"/>
    <w:rsid w:val="00600455"/>
    <w:rsid w:val="00600887"/>
    <w:rsid w:val="00600A20"/>
    <w:rsid w:val="00600E5C"/>
    <w:rsid w:val="006010B1"/>
    <w:rsid w:val="006016AB"/>
    <w:rsid w:val="00601ADA"/>
    <w:rsid w:val="00601E8B"/>
    <w:rsid w:val="00601FD9"/>
    <w:rsid w:val="006026A7"/>
    <w:rsid w:val="00602B2A"/>
    <w:rsid w:val="00602B4B"/>
    <w:rsid w:val="00602E33"/>
    <w:rsid w:val="006031C8"/>
    <w:rsid w:val="006032E3"/>
    <w:rsid w:val="006033F8"/>
    <w:rsid w:val="00603BB6"/>
    <w:rsid w:val="00604802"/>
    <w:rsid w:val="00604AEC"/>
    <w:rsid w:val="00604B4C"/>
    <w:rsid w:val="00604DDE"/>
    <w:rsid w:val="00604DDF"/>
    <w:rsid w:val="00604ED8"/>
    <w:rsid w:val="00604FDD"/>
    <w:rsid w:val="006053DE"/>
    <w:rsid w:val="006056A0"/>
    <w:rsid w:val="0060607A"/>
    <w:rsid w:val="0060629F"/>
    <w:rsid w:val="00606CBD"/>
    <w:rsid w:val="00607389"/>
    <w:rsid w:val="00607598"/>
    <w:rsid w:val="0060772E"/>
    <w:rsid w:val="006077DD"/>
    <w:rsid w:val="006077E1"/>
    <w:rsid w:val="00607A3B"/>
    <w:rsid w:val="00610341"/>
    <w:rsid w:val="006104F8"/>
    <w:rsid w:val="00610952"/>
    <w:rsid w:val="0061193D"/>
    <w:rsid w:val="00611D5E"/>
    <w:rsid w:val="00612061"/>
    <w:rsid w:val="0061243E"/>
    <w:rsid w:val="00612863"/>
    <w:rsid w:val="00612913"/>
    <w:rsid w:val="00612E72"/>
    <w:rsid w:val="006130B5"/>
    <w:rsid w:val="006135DB"/>
    <w:rsid w:val="00613A13"/>
    <w:rsid w:val="00613FF5"/>
    <w:rsid w:val="006147F8"/>
    <w:rsid w:val="00614AA5"/>
    <w:rsid w:val="0061511B"/>
    <w:rsid w:val="00615242"/>
    <w:rsid w:val="00615603"/>
    <w:rsid w:val="0061568C"/>
    <w:rsid w:val="0061595B"/>
    <w:rsid w:val="00615A36"/>
    <w:rsid w:val="00616377"/>
    <w:rsid w:val="00616886"/>
    <w:rsid w:val="006169B4"/>
    <w:rsid w:val="00616B49"/>
    <w:rsid w:val="0061721F"/>
    <w:rsid w:val="00617A0E"/>
    <w:rsid w:val="00617D1C"/>
    <w:rsid w:val="00617D30"/>
    <w:rsid w:val="00617EAA"/>
    <w:rsid w:val="00617F38"/>
    <w:rsid w:val="00620168"/>
    <w:rsid w:val="006205F2"/>
    <w:rsid w:val="00620947"/>
    <w:rsid w:val="00620BE6"/>
    <w:rsid w:val="00620C70"/>
    <w:rsid w:val="00621477"/>
    <w:rsid w:val="00621917"/>
    <w:rsid w:val="006225E2"/>
    <w:rsid w:val="00622DFB"/>
    <w:rsid w:val="00622E7F"/>
    <w:rsid w:val="006231D6"/>
    <w:rsid w:val="00623984"/>
    <w:rsid w:val="0062417A"/>
    <w:rsid w:val="00624269"/>
    <w:rsid w:val="00624706"/>
    <w:rsid w:val="00624D98"/>
    <w:rsid w:val="00624E20"/>
    <w:rsid w:val="00625500"/>
    <w:rsid w:val="00625629"/>
    <w:rsid w:val="00625A5C"/>
    <w:rsid w:val="00625C1C"/>
    <w:rsid w:val="00625CFF"/>
    <w:rsid w:val="00625E67"/>
    <w:rsid w:val="0062601F"/>
    <w:rsid w:val="00626149"/>
    <w:rsid w:val="00626623"/>
    <w:rsid w:val="0062678B"/>
    <w:rsid w:val="00626A06"/>
    <w:rsid w:val="00626A2E"/>
    <w:rsid w:val="00626BBC"/>
    <w:rsid w:val="00626DAD"/>
    <w:rsid w:val="00627E0C"/>
    <w:rsid w:val="00627F74"/>
    <w:rsid w:val="00630034"/>
    <w:rsid w:val="0063053F"/>
    <w:rsid w:val="00630A12"/>
    <w:rsid w:val="00630B6D"/>
    <w:rsid w:val="00630CC4"/>
    <w:rsid w:val="006311BF"/>
    <w:rsid w:val="0063150B"/>
    <w:rsid w:val="00631B6C"/>
    <w:rsid w:val="00631EC7"/>
    <w:rsid w:val="0063258C"/>
    <w:rsid w:val="00632B27"/>
    <w:rsid w:val="00632C63"/>
    <w:rsid w:val="006337F5"/>
    <w:rsid w:val="00633F7E"/>
    <w:rsid w:val="0063404A"/>
    <w:rsid w:val="00634465"/>
    <w:rsid w:val="0063447E"/>
    <w:rsid w:val="00634E2E"/>
    <w:rsid w:val="006354D8"/>
    <w:rsid w:val="00635544"/>
    <w:rsid w:val="00635BB7"/>
    <w:rsid w:val="00635DFA"/>
    <w:rsid w:val="006360D7"/>
    <w:rsid w:val="0063619C"/>
    <w:rsid w:val="00636306"/>
    <w:rsid w:val="00636559"/>
    <w:rsid w:val="006366CC"/>
    <w:rsid w:val="00636D7B"/>
    <w:rsid w:val="00636E6B"/>
    <w:rsid w:val="00636F0A"/>
    <w:rsid w:val="00637216"/>
    <w:rsid w:val="00637531"/>
    <w:rsid w:val="00637E96"/>
    <w:rsid w:val="00637EBE"/>
    <w:rsid w:val="00637F01"/>
    <w:rsid w:val="00640089"/>
    <w:rsid w:val="00640885"/>
    <w:rsid w:val="00640AC8"/>
    <w:rsid w:val="00640B38"/>
    <w:rsid w:val="00640B79"/>
    <w:rsid w:val="006410E1"/>
    <w:rsid w:val="00641362"/>
    <w:rsid w:val="00642029"/>
    <w:rsid w:val="00642275"/>
    <w:rsid w:val="006424D8"/>
    <w:rsid w:val="00642A0F"/>
    <w:rsid w:val="00642E25"/>
    <w:rsid w:val="00643065"/>
    <w:rsid w:val="00643D6C"/>
    <w:rsid w:val="00643DA0"/>
    <w:rsid w:val="00643EF4"/>
    <w:rsid w:val="0064425B"/>
    <w:rsid w:val="0064451A"/>
    <w:rsid w:val="006446BF"/>
    <w:rsid w:val="00645170"/>
    <w:rsid w:val="006452C4"/>
    <w:rsid w:val="0064691B"/>
    <w:rsid w:val="00646EA3"/>
    <w:rsid w:val="0064718C"/>
    <w:rsid w:val="006471DC"/>
    <w:rsid w:val="00647756"/>
    <w:rsid w:val="00647895"/>
    <w:rsid w:val="006479AB"/>
    <w:rsid w:val="00647B91"/>
    <w:rsid w:val="00647BD7"/>
    <w:rsid w:val="00647CF2"/>
    <w:rsid w:val="00647F2C"/>
    <w:rsid w:val="00650075"/>
    <w:rsid w:val="006501AF"/>
    <w:rsid w:val="006503A5"/>
    <w:rsid w:val="00650EBD"/>
    <w:rsid w:val="006511EA"/>
    <w:rsid w:val="00651CCB"/>
    <w:rsid w:val="00652006"/>
    <w:rsid w:val="0065232B"/>
    <w:rsid w:val="00652ACB"/>
    <w:rsid w:val="00652DA4"/>
    <w:rsid w:val="00652F79"/>
    <w:rsid w:val="0065315D"/>
    <w:rsid w:val="006532F9"/>
    <w:rsid w:val="0065330C"/>
    <w:rsid w:val="00653557"/>
    <w:rsid w:val="00653BB9"/>
    <w:rsid w:val="006542DA"/>
    <w:rsid w:val="006544A8"/>
    <w:rsid w:val="00654636"/>
    <w:rsid w:val="006546DA"/>
    <w:rsid w:val="00654E68"/>
    <w:rsid w:val="00654FE3"/>
    <w:rsid w:val="00655205"/>
    <w:rsid w:val="00655297"/>
    <w:rsid w:val="006554B6"/>
    <w:rsid w:val="006557FF"/>
    <w:rsid w:val="00655AE0"/>
    <w:rsid w:val="00655FCF"/>
    <w:rsid w:val="00656850"/>
    <w:rsid w:val="0065696E"/>
    <w:rsid w:val="00656AD1"/>
    <w:rsid w:val="00656FA8"/>
    <w:rsid w:val="0065724C"/>
    <w:rsid w:val="00657345"/>
    <w:rsid w:val="006573A8"/>
    <w:rsid w:val="006576D7"/>
    <w:rsid w:val="0066000D"/>
    <w:rsid w:val="00660863"/>
    <w:rsid w:val="0066091A"/>
    <w:rsid w:val="00660F9E"/>
    <w:rsid w:val="0066177A"/>
    <w:rsid w:val="006618D1"/>
    <w:rsid w:val="00662194"/>
    <w:rsid w:val="0066234A"/>
    <w:rsid w:val="006623B5"/>
    <w:rsid w:val="00662509"/>
    <w:rsid w:val="00663612"/>
    <w:rsid w:val="00663997"/>
    <w:rsid w:val="00663C9C"/>
    <w:rsid w:val="00664264"/>
    <w:rsid w:val="006646BD"/>
    <w:rsid w:val="00664759"/>
    <w:rsid w:val="00664923"/>
    <w:rsid w:val="00664A61"/>
    <w:rsid w:val="00664B7B"/>
    <w:rsid w:val="00664C09"/>
    <w:rsid w:val="00664E80"/>
    <w:rsid w:val="00664F53"/>
    <w:rsid w:val="006650C3"/>
    <w:rsid w:val="00665180"/>
    <w:rsid w:val="006654DB"/>
    <w:rsid w:val="00665503"/>
    <w:rsid w:val="006656B4"/>
    <w:rsid w:val="006656B6"/>
    <w:rsid w:val="006658B4"/>
    <w:rsid w:val="00665F9D"/>
    <w:rsid w:val="00666CF6"/>
    <w:rsid w:val="00666D15"/>
    <w:rsid w:val="00666E02"/>
    <w:rsid w:val="00666E58"/>
    <w:rsid w:val="0066723C"/>
    <w:rsid w:val="006672EB"/>
    <w:rsid w:val="006673B5"/>
    <w:rsid w:val="0066747C"/>
    <w:rsid w:val="00667B6C"/>
    <w:rsid w:val="0067042D"/>
    <w:rsid w:val="006709F5"/>
    <w:rsid w:val="00670EBD"/>
    <w:rsid w:val="00671173"/>
    <w:rsid w:val="0067160D"/>
    <w:rsid w:val="006719F6"/>
    <w:rsid w:val="0067248C"/>
    <w:rsid w:val="00672693"/>
    <w:rsid w:val="006730E3"/>
    <w:rsid w:val="0067319E"/>
    <w:rsid w:val="00673B22"/>
    <w:rsid w:val="00673E96"/>
    <w:rsid w:val="006745DE"/>
    <w:rsid w:val="0067460A"/>
    <w:rsid w:val="0067488D"/>
    <w:rsid w:val="00674ABA"/>
    <w:rsid w:val="00674B15"/>
    <w:rsid w:val="00674C5F"/>
    <w:rsid w:val="00674D49"/>
    <w:rsid w:val="00674F55"/>
    <w:rsid w:val="00675286"/>
    <w:rsid w:val="00675553"/>
    <w:rsid w:val="006756F5"/>
    <w:rsid w:val="00675875"/>
    <w:rsid w:val="00675E0F"/>
    <w:rsid w:val="00675E95"/>
    <w:rsid w:val="006774C6"/>
    <w:rsid w:val="00677627"/>
    <w:rsid w:val="0067764B"/>
    <w:rsid w:val="00677BC5"/>
    <w:rsid w:val="00677E31"/>
    <w:rsid w:val="006805E1"/>
    <w:rsid w:val="00680866"/>
    <w:rsid w:val="00680947"/>
    <w:rsid w:val="00680D61"/>
    <w:rsid w:val="00680E9A"/>
    <w:rsid w:val="0068193B"/>
    <w:rsid w:val="0068199D"/>
    <w:rsid w:val="00681B96"/>
    <w:rsid w:val="00681BBD"/>
    <w:rsid w:val="00681DF9"/>
    <w:rsid w:val="0068210F"/>
    <w:rsid w:val="006826CC"/>
    <w:rsid w:val="00682789"/>
    <w:rsid w:val="0068378C"/>
    <w:rsid w:val="006837BE"/>
    <w:rsid w:val="00683BA0"/>
    <w:rsid w:val="00683DFC"/>
    <w:rsid w:val="006840F6"/>
    <w:rsid w:val="0068423B"/>
    <w:rsid w:val="0068435C"/>
    <w:rsid w:val="00684988"/>
    <w:rsid w:val="006854B6"/>
    <w:rsid w:val="00685820"/>
    <w:rsid w:val="00685B94"/>
    <w:rsid w:val="006865F3"/>
    <w:rsid w:val="006872F0"/>
    <w:rsid w:val="00687361"/>
    <w:rsid w:val="00687513"/>
    <w:rsid w:val="006875B9"/>
    <w:rsid w:val="00687752"/>
    <w:rsid w:val="00687FCF"/>
    <w:rsid w:val="006900B2"/>
    <w:rsid w:val="00690328"/>
    <w:rsid w:val="00690538"/>
    <w:rsid w:val="006906EF"/>
    <w:rsid w:val="006908E3"/>
    <w:rsid w:val="00690BC8"/>
    <w:rsid w:val="00691333"/>
    <w:rsid w:val="00691B0F"/>
    <w:rsid w:val="00691C72"/>
    <w:rsid w:val="00691D35"/>
    <w:rsid w:val="00691F26"/>
    <w:rsid w:val="006920DD"/>
    <w:rsid w:val="0069211F"/>
    <w:rsid w:val="00692381"/>
    <w:rsid w:val="00692489"/>
    <w:rsid w:val="00692C85"/>
    <w:rsid w:val="00692E1D"/>
    <w:rsid w:val="00693612"/>
    <w:rsid w:val="0069363D"/>
    <w:rsid w:val="00693806"/>
    <w:rsid w:val="00693C6E"/>
    <w:rsid w:val="00693CA8"/>
    <w:rsid w:val="00693F8E"/>
    <w:rsid w:val="006943C4"/>
    <w:rsid w:val="0069443B"/>
    <w:rsid w:val="00694800"/>
    <w:rsid w:val="00694CC3"/>
    <w:rsid w:val="00695394"/>
    <w:rsid w:val="00695700"/>
    <w:rsid w:val="00695A2E"/>
    <w:rsid w:val="00695CBD"/>
    <w:rsid w:val="00695E09"/>
    <w:rsid w:val="00696084"/>
    <w:rsid w:val="006968EC"/>
    <w:rsid w:val="00696F8F"/>
    <w:rsid w:val="0069714E"/>
    <w:rsid w:val="006971AA"/>
    <w:rsid w:val="00697368"/>
    <w:rsid w:val="006A0DCC"/>
    <w:rsid w:val="006A100B"/>
    <w:rsid w:val="006A102A"/>
    <w:rsid w:val="006A1297"/>
    <w:rsid w:val="006A12BA"/>
    <w:rsid w:val="006A12CB"/>
    <w:rsid w:val="006A15A4"/>
    <w:rsid w:val="006A1625"/>
    <w:rsid w:val="006A171E"/>
    <w:rsid w:val="006A1915"/>
    <w:rsid w:val="006A1C54"/>
    <w:rsid w:val="006A23E5"/>
    <w:rsid w:val="006A24B3"/>
    <w:rsid w:val="006A25A8"/>
    <w:rsid w:val="006A27A3"/>
    <w:rsid w:val="006A2884"/>
    <w:rsid w:val="006A2F14"/>
    <w:rsid w:val="006A3E1E"/>
    <w:rsid w:val="006A3E77"/>
    <w:rsid w:val="006A4345"/>
    <w:rsid w:val="006A4373"/>
    <w:rsid w:val="006A44C0"/>
    <w:rsid w:val="006A48FB"/>
    <w:rsid w:val="006A4F1A"/>
    <w:rsid w:val="006A51D8"/>
    <w:rsid w:val="006A5666"/>
    <w:rsid w:val="006A699B"/>
    <w:rsid w:val="006A6A8F"/>
    <w:rsid w:val="006A7154"/>
    <w:rsid w:val="006A75B1"/>
    <w:rsid w:val="006A79E1"/>
    <w:rsid w:val="006A7E14"/>
    <w:rsid w:val="006B05D6"/>
    <w:rsid w:val="006B133D"/>
    <w:rsid w:val="006B17F6"/>
    <w:rsid w:val="006B1DE7"/>
    <w:rsid w:val="006B1F5E"/>
    <w:rsid w:val="006B20CD"/>
    <w:rsid w:val="006B2311"/>
    <w:rsid w:val="006B237B"/>
    <w:rsid w:val="006B27C5"/>
    <w:rsid w:val="006B2910"/>
    <w:rsid w:val="006B2D02"/>
    <w:rsid w:val="006B302C"/>
    <w:rsid w:val="006B3552"/>
    <w:rsid w:val="006B3663"/>
    <w:rsid w:val="006B37E3"/>
    <w:rsid w:val="006B3BE8"/>
    <w:rsid w:val="006B3E90"/>
    <w:rsid w:val="006B3E9C"/>
    <w:rsid w:val="006B4218"/>
    <w:rsid w:val="006B4334"/>
    <w:rsid w:val="006B4806"/>
    <w:rsid w:val="006B4833"/>
    <w:rsid w:val="006B5156"/>
    <w:rsid w:val="006B5190"/>
    <w:rsid w:val="006B53CC"/>
    <w:rsid w:val="006B5950"/>
    <w:rsid w:val="006B5F8B"/>
    <w:rsid w:val="006B612E"/>
    <w:rsid w:val="006B644D"/>
    <w:rsid w:val="006B655A"/>
    <w:rsid w:val="006B6CA4"/>
    <w:rsid w:val="006B6F3B"/>
    <w:rsid w:val="006B79B5"/>
    <w:rsid w:val="006B79F6"/>
    <w:rsid w:val="006B7BB6"/>
    <w:rsid w:val="006B7DE9"/>
    <w:rsid w:val="006B7F1A"/>
    <w:rsid w:val="006C0038"/>
    <w:rsid w:val="006C041F"/>
    <w:rsid w:val="006C0A31"/>
    <w:rsid w:val="006C0ED1"/>
    <w:rsid w:val="006C11CD"/>
    <w:rsid w:val="006C127E"/>
    <w:rsid w:val="006C14F4"/>
    <w:rsid w:val="006C15D7"/>
    <w:rsid w:val="006C1A4F"/>
    <w:rsid w:val="006C1C3F"/>
    <w:rsid w:val="006C20F8"/>
    <w:rsid w:val="006C2205"/>
    <w:rsid w:val="006C26E2"/>
    <w:rsid w:val="006C26FA"/>
    <w:rsid w:val="006C2721"/>
    <w:rsid w:val="006C28AA"/>
    <w:rsid w:val="006C2B41"/>
    <w:rsid w:val="006C2D33"/>
    <w:rsid w:val="006C3075"/>
    <w:rsid w:val="006C3CB9"/>
    <w:rsid w:val="006C3E8F"/>
    <w:rsid w:val="006C4148"/>
    <w:rsid w:val="006C432C"/>
    <w:rsid w:val="006C46BF"/>
    <w:rsid w:val="006C4705"/>
    <w:rsid w:val="006C4883"/>
    <w:rsid w:val="006C4B3E"/>
    <w:rsid w:val="006C54DC"/>
    <w:rsid w:val="006C5655"/>
    <w:rsid w:val="006C5E3C"/>
    <w:rsid w:val="006C609E"/>
    <w:rsid w:val="006C61E0"/>
    <w:rsid w:val="006C65F7"/>
    <w:rsid w:val="006C666F"/>
    <w:rsid w:val="006C682B"/>
    <w:rsid w:val="006C6AE2"/>
    <w:rsid w:val="006C706C"/>
    <w:rsid w:val="006C7275"/>
    <w:rsid w:val="006C790C"/>
    <w:rsid w:val="006C7C73"/>
    <w:rsid w:val="006D0617"/>
    <w:rsid w:val="006D06B2"/>
    <w:rsid w:val="006D07F9"/>
    <w:rsid w:val="006D0B53"/>
    <w:rsid w:val="006D0C87"/>
    <w:rsid w:val="006D0D6F"/>
    <w:rsid w:val="006D0FE1"/>
    <w:rsid w:val="006D104D"/>
    <w:rsid w:val="006D1209"/>
    <w:rsid w:val="006D1240"/>
    <w:rsid w:val="006D1939"/>
    <w:rsid w:val="006D1BDF"/>
    <w:rsid w:val="006D1C84"/>
    <w:rsid w:val="006D1D5B"/>
    <w:rsid w:val="006D2341"/>
    <w:rsid w:val="006D2B0A"/>
    <w:rsid w:val="006D314A"/>
    <w:rsid w:val="006D4315"/>
    <w:rsid w:val="006D43B3"/>
    <w:rsid w:val="006D4C52"/>
    <w:rsid w:val="006D4E60"/>
    <w:rsid w:val="006D5346"/>
    <w:rsid w:val="006D5BE7"/>
    <w:rsid w:val="006D5C8C"/>
    <w:rsid w:val="006D5D43"/>
    <w:rsid w:val="006D632E"/>
    <w:rsid w:val="006D649D"/>
    <w:rsid w:val="006D66F0"/>
    <w:rsid w:val="006D6711"/>
    <w:rsid w:val="006D6941"/>
    <w:rsid w:val="006D6D36"/>
    <w:rsid w:val="006D6F55"/>
    <w:rsid w:val="006D75B7"/>
    <w:rsid w:val="006D76CF"/>
    <w:rsid w:val="006D7734"/>
    <w:rsid w:val="006E0415"/>
    <w:rsid w:val="006E0668"/>
    <w:rsid w:val="006E066F"/>
    <w:rsid w:val="006E09DF"/>
    <w:rsid w:val="006E0EC2"/>
    <w:rsid w:val="006E1024"/>
    <w:rsid w:val="006E1285"/>
    <w:rsid w:val="006E13EF"/>
    <w:rsid w:val="006E14DE"/>
    <w:rsid w:val="006E16F5"/>
    <w:rsid w:val="006E18E4"/>
    <w:rsid w:val="006E1AD3"/>
    <w:rsid w:val="006E1C45"/>
    <w:rsid w:val="006E2157"/>
    <w:rsid w:val="006E245D"/>
    <w:rsid w:val="006E2631"/>
    <w:rsid w:val="006E2F74"/>
    <w:rsid w:val="006E3532"/>
    <w:rsid w:val="006E3686"/>
    <w:rsid w:val="006E36B0"/>
    <w:rsid w:val="006E3AE2"/>
    <w:rsid w:val="006E3BCB"/>
    <w:rsid w:val="006E3DFF"/>
    <w:rsid w:val="006E431E"/>
    <w:rsid w:val="006E440A"/>
    <w:rsid w:val="006E4543"/>
    <w:rsid w:val="006E48B5"/>
    <w:rsid w:val="006E4B2E"/>
    <w:rsid w:val="006E4F38"/>
    <w:rsid w:val="006E50D3"/>
    <w:rsid w:val="006E5C40"/>
    <w:rsid w:val="006E5DDB"/>
    <w:rsid w:val="006E611C"/>
    <w:rsid w:val="006E6467"/>
    <w:rsid w:val="006E6BD7"/>
    <w:rsid w:val="006E6FF3"/>
    <w:rsid w:val="006E73E5"/>
    <w:rsid w:val="006E7C21"/>
    <w:rsid w:val="006E7D77"/>
    <w:rsid w:val="006E7F0F"/>
    <w:rsid w:val="006E7F1A"/>
    <w:rsid w:val="006F027E"/>
    <w:rsid w:val="006F053B"/>
    <w:rsid w:val="006F080A"/>
    <w:rsid w:val="006F0D65"/>
    <w:rsid w:val="006F0DEB"/>
    <w:rsid w:val="006F0DFB"/>
    <w:rsid w:val="006F0EBD"/>
    <w:rsid w:val="006F0EED"/>
    <w:rsid w:val="006F10B8"/>
    <w:rsid w:val="006F17A0"/>
    <w:rsid w:val="006F1B6B"/>
    <w:rsid w:val="006F24CD"/>
    <w:rsid w:val="006F2E87"/>
    <w:rsid w:val="006F2E93"/>
    <w:rsid w:val="006F2F11"/>
    <w:rsid w:val="006F34DD"/>
    <w:rsid w:val="006F3C8C"/>
    <w:rsid w:val="006F42BE"/>
    <w:rsid w:val="006F4705"/>
    <w:rsid w:val="006F4C6C"/>
    <w:rsid w:val="006F4E93"/>
    <w:rsid w:val="006F5069"/>
    <w:rsid w:val="006F5F2F"/>
    <w:rsid w:val="006F5FF8"/>
    <w:rsid w:val="006F61F3"/>
    <w:rsid w:val="006F660C"/>
    <w:rsid w:val="006F6620"/>
    <w:rsid w:val="006F6FF7"/>
    <w:rsid w:val="006F7542"/>
    <w:rsid w:val="006F7727"/>
    <w:rsid w:val="006F79A5"/>
    <w:rsid w:val="00700316"/>
    <w:rsid w:val="0070040B"/>
    <w:rsid w:val="0070041A"/>
    <w:rsid w:val="007006B4"/>
    <w:rsid w:val="00700838"/>
    <w:rsid w:val="00700889"/>
    <w:rsid w:val="00700890"/>
    <w:rsid w:val="00700924"/>
    <w:rsid w:val="007009B5"/>
    <w:rsid w:val="00700B7F"/>
    <w:rsid w:val="00700F49"/>
    <w:rsid w:val="007011F3"/>
    <w:rsid w:val="007017E1"/>
    <w:rsid w:val="00701F38"/>
    <w:rsid w:val="007020CC"/>
    <w:rsid w:val="007024D7"/>
    <w:rsid w:val="00702621"/>
    <w:rsid w:val="0070264C"/>
    <w:rsid w:val="00702D29"/>
    <w:rsid w:val="00702DD3"/>
    <w:rsid w:val="0070307E"/>
    <w:rsid w:val="007030DD"/>
    <w:rsid w:val="007031BD"/>
    <w:rsid w:val="00703E38"/>
    <w:rsid w:val="00704128"/>
    <w:rsid w:val="00704186"/>
    <w:rsid w:val="007045FF"/>
    <w:rsid w:val="007047F3"/>
    <w:rsid w:val="00704985"/>
    <w:rsid w:val="00704D36"/>
    <w:rsid w:val="00704EA4"/>
    <w:rsid w:val="0070521A"/>
    <w:rsid w:val="00705243"/>
    <w:rsid w:val="007058C7"/>
    <w:rsid w:val="00705ACC"/>
    <w:rsid w:val="00705C7F"/>
    <w:rsid w:val="00705D04"/>
    <w:rsid w:val="00705E29"/>
    <w:rsid w:val="00706248"/>
    <w:rsid w:val="00706397"/>
    <w:rsid w:val="00706523"/>
    <w:rsid w:val="00706595"/>
    <w:rsid w:val="00706A70"/>
    <w:rsid w:val="00706C27"/>
    <w:rsid w:val="00707278"/>
    <w:rsid w:val="007074D3"/>
    <w:rsid w:val="007075B4"/>
    <w:rsid w:val="00707687"/>
    <w:rsid w:val="00707918"/>
    <w:rsid w:val="00707C80"/>
    <w:rsid w:val="00707F52"/>
    <w:rsid w:val="007100AB"/>
    <w:rsid w:val="00710189"/>
    <w:rsid w:val="0071048E"/>
    <w:rsid w:val="00710695"/>
    <w:rsid w:val="00710DEA"/>
    <w:rsid w:val="00710F47"/>
    <w:rsid w:val="00710F62"/>
    <w:rsid w:val="00711485"/>
    <w:rsid w:val="0071153A"/>
    <w:rsid w:val="00711708"/>
    <w:rsid w:val="007117F9"/>
    <w:rsid w:val="00711D40"/>
    <w:rsid w:val="00712182"/>
    <w:rsid w:val="0071241F"/>
    <w:rsid w:val="0071268D"/>
    <w:rsid w:val="00712F96"/>
    <w:rsid w:val="007134CF"/>
    <w:rsid w:val="007134F0"/>
    <w:rsid w:val="00713661"/>
    <w:rsid w:val="00713968"/>
    <w:rsid w:val="0071399D"/>
    <w:rsid w:val="007139E4"/>
    <w:rsid w:val="00713AA1"/>
    <w:rsid w:val="00713AA7"/>
    <w:rsid w:val="00713C12"/>
    <w:rsid w:val="00713FD5"/>
    <w:rsid w:val="007141A8"/>
    <w:rsid w:val="00714D5A"/>
    <w:rsid w:val="00715010"/>
    <w:rsid w:val="00715139"/>
    <w:rsid w:val="00715165"/>
    <w:rsid w:val="00715295"/>
    <w:rsid w:val="0071532B"/>
    <w:rsid w:val="007153A3"/>
    <w:rsid w:val="00715471"/>
    <w:rsid w:val="00715B8B"/>
    <w:rsid w:val="00715D74"/>
    <w:rsid w:val="00715DEA"/>
    <w:rsid w:val="00716379"/>
    <w:rsid w:val="00716894"/>
    <w:rsid w:val="00716BB3"/>
    <w:rsid w:val="00717154"/>
    <w:rsid w:val="00717520"/>
    <w:rsid w:val="00717FE8"/>
    <w:rsid w:val="0072035F"/>
    <w:rsid w:val="0072042D"/>
    <w:rsid w:val="007207EE"/>
    <w:rsid w:val="007211C3"/>
    <w:rsid w:val="00721322"/>
    <w:rsid w:val="007213F2"/>
    <w:rsid w:val="00721E4B"/>
    <w:rsid w:val="007221AD"/>
    <w:rsid w:val="00722309"/>
    <w:rsid w:val="007227FE"/>
    <w:rsid w:val="00722AB1"/>
    <w:rsid w:val="007230B5"/>
    <w:rsid w:val="00723866"/>
    <w:rsid w:val="00724534"/>
    <w:rsid w:val="0072495B"/>
    <w:rsid w:val="0072498A"/>
    <w:rsid w:val="00724B5B"/>
    <w:rsid w:val="00724D91"/>
    <w:rsid w:val="00724F98"/>
    <w:rsid w:val="00725018"/>
    <w:rsid w:val="00725696"/>
    <w:rsid w:val="00726539"/>
    <w:rsid w:val="00726A07"/>
    <w:rsid w:val="007275AB"/>
    <w:rsid w:val="00727863"/>
    <w:rsid w:val="007279D6"/>
    <w:rsid w:val="00727C2B"/>
    <w:rsid w:val="00727E07"/>
    <w:rsid w:val="00727FBB"/>
    <w:rsid w:val="007300A8"/>
    <w:rsid w:val="00730151"/>
    <w:rsid w:val="00730372"/>
    <w:rsid w:val="007307E5"/>
    <w:rsid w:val="00730992"/>
    <w:rsid w:val="00730D16"/>
    <w:rsid w:val="00730E16"/>
    <w:rsid w:val="00730F36"/>
    <w:rsid w:val="00731578"/>
    <w:rsid w:val="00731626"/>
    <w:rsid w:val="0073175D"/>
    <w:rsid w:val="007318D9"/>
    <w:rsid w:val="00731F6C"/>
    <w:rsid w:val="0073213F"/>
    <w:rsid w:val="00732893"/>
    <w:rsid w:val="0073295E"/>
    <w:rsid w:val="0073322D"/>
    <w:rsid w:val="0073368C"/>
    <w:rsid w:val="00733714"/>
    <w:rsid w:val="00733E06"/>
    <w:rsid w:val="0073421F"/>
    <w:rsid w:val="0073482D"/>
    <w:rsid w:val="00734C1E"/>
    <w:rsid w:val="00734E2B"/>
    <w:rsid w:val="00734EAA"/>
    <w:rsid w:val="00734F1B"/>
    <w:rsid w:val="00735184"/>
    <w:rsid w:val="0073571B"/>
    <w:rsid w:val="007357AA"/>
    <w:rsid w:val="007358D8"/>
    <w:rsid w:val="007358FA"/>
    <w:rsid w:val="00735B8F"/>
    <w:rsid w:val="00735FB9"/>
    <w:rsid w:val="007362EE"/>
    <w:rsid w:val="0073656F"/>
    <w:rsid w:val="00736580"/>
    <w:rsid w:val="007365C1"/>
    <w:rsid w:val="00736921"/>
    <w:rsid w:val="0073699C"/>
    <w:rsid w:val="00736C66"/>
    <w:rsid w:val="00736CF9"/>
    <w:rsid w:val="00737140"/>
    <w:rsid w:val="007371CA"/>
    <w:rsid w:val="00737313"/>
    <w:rsid w:val="007374D1"/>
    <w:rsid w:val="007376AE"/>
    <w:rsid w:val="00737957"/>
    <w:rsid w:val="00737A06"/>
    <w:rsid w:val="00737A60"/>
    <w:rsid w:val="00737AFA"/>
    <w:rsid w:val="00737B3A"/>
    <w:rsid w:val="00740206"/>
    <w:rsid w:val="007402AA"/>
    <w:rsid w:val="007405CB"/>
    <w:rsid w:val="0074099D"/>
    <w:rsid w:val="00740B8E"/>
    <w:rsid w:val="00740C2A"/>
    <w:rsid w:val="00740D43"/>
    <w:rsid w:val="007416D7"/>
    <w:rsid w:val="007422F5"/>
    <w:rsid w:val="00742758"/>
    <w:rsid w:val="0074282B"/>
    <w:rsid w:val="0074285E"/>
    <w:rsid w:val="00742DD1"/>
    <w:rsid w:val="00742FB7"/>
    <w:rsid w:val="0074390C"/>
    <w:rsid w:val="00743AFE"/>
    <w:rsid w:val="007440AA"/>
    <w:rsid w:val="0074441D"/>
    <w:rsid w:val="007445C6"/>
    <w:rsid w:val="0074467F"/>
    <w:rsid w:val="00744D78"/>
    <w:rsid w:val="00745518"/>
    <w:rsid w:val="00745C99"/>
    <w:rsid w:val="00745D6D"/>
    <w:rsid w:val="00745EC0"/>
    <w:rsid w:val="0074605C"/>
    <w:rsid w:val="00746344"/>
    <w:rsid w:val="00746409"/>
    <w:rsid w:val="00746781"/>
    <w:rsid w:val="0074686D"/>
    <w:rsid w:val="00746E1F"/>
    <w:rsid w:val="00746F48"/>
    <w:rsid w:val="00747170"/>
    <w:rsid w:val="00747833"/>
    <w:rsid w:val="00747970"/>
    <w:rsid w:val="00747B6C"/>
    <w:rsid w:val="00750B69"/>
    <w:rsid w:val="00750EF4"/>
    <w:rsid w:val="007515B1"/>
    <w:rsid w:val="00751A83"/>
    <w:rsid w:val="00752029"/>
    <w:rsid w:val="007521A6"/>
    <w:rsid w:val="0075226F"/>
    <w:rsid w:val="007524D5"/>
    <w:rsid w:val="007525F2"/>
    <w:rsid w:val="00752849"/>
    <w:rsid w:val="00752BB8"/>
    <w:rsid w:val="00752C26"/>
    <w:rsid w:val="00752CB4"/>
    <w:rsid w:val="00752E9B"/>
    <w:rsid w:val="007536BC"/>
    <w:rsid w:val="00753788"/>
    <w:rsid w:val="00753D81"/>
    <w:rsid w:val="00754725"/>
    <w:rsid w:val="00755328"/>
    <w:rsid w:val="00755BF1"/>
    <w:rsid w:val="00755D4F"/>
    <w:rsid w:val="00755D84"/>
    <w:rsid w:val="00756333"/>
    <w:rsid w:val="00756666"/>
    <w:rsid w:val="00756737"/>
    <w:rsid w:val="007569C3"/>
    <w:rsid w:val="00756A50"/>
    <w:rsid w:val="00756B6C"/>
    <w:rsid w:val="00756D0D"/>
    <w:rsid w:val="0075725B"/>
    <w:rsid w:val="00757414"/>
    <w:rsid w:val="00757E96"/>
    <w:rsid w:val="007601E8"/>
    <w:rsid w:val="0076055C"/>
    <w:rsid w:val="00760612"/>
    <w:rsid w:val="0076074B"/>
    <w:rsid w:val="00760A71"/>
    <w:rsid w:val="00760BF0"/>
    <w:rsid w:val="00760F10"/>
    <w:rsid w:val="00761168"/>
    <w:rsid w:val="007611E9"/>
    <w:rsid w:val="00761851"/>
    <w:rsid w:val="00761862"/>
    <w:rsid w:val="007620D1"/>
    <w:rsid w:val="0076217B"/>
    <w:rsid w:val="00763339"/>
    <w:rsid w:val="007639AF"/>
    <w:rsid w:val="00763C86"/>
    <w:rsid w:val="00763EDB"/>
    <w:rsid w:val="00764004"/>
    <w:rsid w:val="00764222"/>
    <w:rsid w:val="007644D1"/>
    <w:rsid w:val="00764A8C"/>
    <w:rsid w:val="00764DEB"/>
    <w:rsid w:val="00764F06"/>
    <w:rsid w:val="007655AC"/>
    <w:rsid w:val="0076580B"/>
    <w:rsid w:val="00765EAE"/>
    <w:rsid w:val="007660B8"/>
    <w:rsid w:val="007661BB"/>
    <w:rsid w:val="007665D1"/>
    <w:rsid w:val="00766757"/>
    <w:rsid w:val="007669C0"/>
    <w:rsid w:val="00766C25"/>
    <w:rsid w:val="00766C4E"/>
    <w:rsid w:val="00766C86"/>
    <w:rsid w:val="0076724B"/>
    <w:rsid w:val="00767483"/>
    <w:rsid w:val="007674AF"/>
    <w:rsid w:val="0076775D"/>
    <w:rsid w:val="00770071"/>
    <w:rsid w:val="0077031C"/>
    <w:rsid w:val="0077090B"/>
    <w:rsid w:val="0077130C"/>
    <w:rsid w:val="007717AF"/>
    <w:rsid w:val="00771B3C"/>
    <w:rsid w:val="00771EA8"/>
    <w:rsid w:val="007725C0"/>
    <w:rsid w:val="007727CF"/>
    <w:rsid w:val="00772A13"/>
    <w:rsid w:val="00772B02"/>
    <w:rsid w:val="00772B54"/>
    <w:rsid w:val="00772C0C"/>
    <w:rsid w:val="00772CD1"/>
    <w:rsid w:val="00772D81"/>
    <w:rsid w:val="00774547"/>
    <w:rsid w:val="0077543F"/>
    <w:rsid w:val="00775565"/>
    <w:rsid w:val="007757EE"/>
    <w:rsid w:val="00775B24"/>
    <w:rsid w:val="00776AE8"/>
    <w:rsid w:val="00776B39"/>
    <w:rsid w:val="0077701D"/>
    <w:rsid w:val="007771EE"/>
    <w:rsid w:val="00777749"/>
    <w:rsid w:val="007777B4"/>
    <w:rsid w:val="00777916"/>
    <w:rsid w:val="0077793E"/>
    <w:rsid w:val="00777A3A"/>
    <w:rsid w:val="00777B2B"/>
    <w:rsid w:val="00777BAA"/>
    <w:rsid w:val="00777D82"/>
    <w:rsid w:val="0078018A"/>
    <w:rsid w:val="00780288"/>
    <w:rsid w:val="00780388"/>
    <w:rsid w:val="007804D6"/>
    <w:rsid w:val="007808B5"/>
    <w:rsid w:val="00780934"/>
    <w:rsid w:val="00780999"/>
    <w:rsid w:val="00780CA9"/>
    <w:rsid w:val="00780D17"/>
    <w:rsid w:val="00781C10"/>
    <w:rsid w:val="00781F32"/>
    <w:rsid w:val="00782052"/>
    <w:rsid w:val="00782395"/>
    <w:rsid w:val="007826E9"/>
    <w:rsid w:val="007829A2"/>
    <w:rsid w:val="0078324E"/>
    <w:rsid w:val="00783D1A"/>
    <w:rsid w:val="007841DF"/>
    <w:rsid w:val="007846A4"/>
    <w:rsid w:val="0078470B"/>
    <w:rsid w:val="00784A33"/>
    <w:rsid w:val="007851B2"/>
    <w:rsid w:val="007854F8"/>
    <w:rsid w:val="0078562B"/>
    <w:rsid w:val="007856EA"/>
    <w:rsid w:val="0078576F"/>
    <w:rsid w:val="00785AD6"/>
    <w:rsid w:val="00785C02"/>
    <w:rsid w:val="00785F14"/>
    <w:rsid w:val="00786244"/>
    <w:rsid w:val="007864B1"/>
    <w:rsid w:val="007866CC"/>
    <w:rsid w:val="00786990"/>
    <w:rsid w:val="007869F2"/>
    <w:rsid w:val="00787173"/>
    <w:rsid w:val="00787252"/>
    <w:rsid w:val="00787315"/>
    <w:rsid w:val="00787736"/>
    <w:rsid w:val="00787FDA"/>
    <w:rsid w:val="007905CE"/>
    <w:rsid w:val="007908B1"/>
    <w:rsid w:val="00790940"/>
    <w:rsid w:val="007909D6"/>
    <w:rsid w:val="00790CC4"/>
    <w:rsid w:val="00790E16"/>
    <w:rsid w:val="00791182"/>
    <w:rsid w:val="007911BF"/>
    <w:rsid w:val="007914B1"/>
    <w:rsid w:val="0079150E"/>
    <w:rsid w:val="007915CD"/>
    <w:rsid w:val="00791D8E"/>
    <w:rsid w:val="00791DBB"/>
    <w:rsid w:val="00792189"/>
    <w:rsid w:val="00792255"/>
    <w:rsid w:val="0079225B"/>
    <w:rsid w:val="00792369"/>
    <w:rsid w:val="0079269A"/>
    <w:rsid w:val="00792EA7"/>
    <w:rsid w:val="00792F78"/>
    <w:rsid w:val="007933F5"/>
    <w:rsid w:val="00793A20"/>
    <w:rsid w:val="00793FB8"/>
    <w:rsid w:val="007946A7"/>
    <w:rsid w:val="00794A19"/>
    <w:rsid w:val="00794A73"/>
    <w:rsid w:val="00794F5D"/>
    <w:rsid w:val="0079503C"/>
    <w:rsid w:val="00795068"/>
    <w:rsid w:val="007950D9"/>
    <w:rsid w:val="007951E7"/>
    <w:rsid w:val="00795420"/>
    <w:rsid w:val="007955F3"/>
    <w:rsid w:val="00795A54"/>
    <w:rsid w:val="00795D82"/>
    <w:rsid w:val="00796541"/>
    <w:rsid w:val="007966E4"/>
    <w:rsid w:val="0079672A"/>
    <w:rsid w:val="007967D4"/>
    <w:rsid w:val="007967DC"/>
    <w:rsid w:val="00796A26"/>
    <w:rsid w:val="00796D58"/>
    <w:rsid w:val="0079706F"/>
    <w:rsid w:val="007970C7"/>
    <w:rsid w:val="007971A1"/>
    <w:rsid w:val="007978C8"/>
    <w:rsid w:val="00797974"/>
    <w:rsid w:val="00797D8B"/>
    <w:rsid w:val="00797E19"/>
    <w:rsid w:val="00797EB4"/>
    <w:rsid w:val="007A00DB"/>
    <w:rsid w:val="007A01AA"/>
    <w:rsid w:val="007A0A22"/>
    <w:rsid w:val="007A0FDA"/>
    <w:rsid w:val="007A146F"/>
    <w:rsid w:val="007A14CB"/>
    <w:rsid w:val="007A1AD5"/>
    <w:rsid w:val="007A1B41"/>
    <w:rsid w:val="007A1D01"/>
    <w:rsid w:val="007A22A8"/>
    <w:rsid w:val="007A2470"/>
    <w:rsid w:val="007A2490"/>
    <w:rsid w:val="007A27E9"/>
    <w:rsid w:val="007A2FA2"/>
    <w:rsid w:val="007A3077"/>
    <w:rsid w:val="007A4567"/>
    <w:rsid w:val="007A4664"/>
    <w:rsid w:val="007A5107"/>
    <w:rsid w:val="007A5605"/>
    <w:rsid w:val="007A5621"/>
    <w:rsid w:val="007A63FE"/>
    <w:rsid w:val="007A65A8"/>
    <w:rsid w:val="007A6689"/>
    <w:rsid w:val="007A6A1A"/>
    <w:rsid w:val="007A771A"/>
    <w:rsid w:val="007B0229"/>
    <w:rsid w:val="007B02B6"/>
    <w:rsid w:val="007B05A0"/>
    <w:rsid w:val="007B0E47"/>
    <w:rsid w:val="007B0EDF"/>
    <w:rsid w:val="007B1AEC"/>
    <w:rsid w:val="007B224E"/>
    <w:rsid w:val="007B2492"/>
    <w:rsid w:val="007B264A"/>
    <w:rsid w:val="007B2663"/>
    <w:rsid w:val="007B29BA"/>
    <w:rsid w:val="007B3535"/>
    <w:rsid w:val="007B355A"/>
    <w:rsid w:val="007B3779"/>
    <w:rsid w:val="007B380B"/>
    <w:rsid w:val="007B39C9"/>
    <w:rsid w:val="007B3A91"/>
    <w:rsid w:val="007B424B"/>
    <w:rsid w:val="007B4382"/>
    <w:rsid w:val="007B4443"/>
    <w:rsid w:val="007B4AC6"/>
    <w:rsid w:val="007B4E78"/>
    <w:rsid w:val="007B5375"/>
    <w:rsid w:val="007B5387"/>
    <w:rsid w:val="007B56CE"/>
    <w:rsid w:val="007B585B"/>
    <w:rsid w:val="007B5BCA"/>
    <w:rsid w:val="007B627E"/>
    <w:rsid w:val="007B6492"/>
    <w:rsid w:val="007B66FC"/>
    <w:rsid w:val="007B6928"/>
    <w:rsid w:val="007B69C4"/>
    <w:rsid w:val="007B6F2C"/>
    <w:rsid w:val="007B6FEC"/>
    <w:rsid w:val="007B707A"/>
    <w:rsid w:val="007B71D8"/>
    <w:rsid w:val="007B733C"/>
    <w:rsid w:val="007B7673"/>
    <w:rsid w:val="007B7B71"/>
    <w:rsid w:val="007B7DCD"/>
    <w:rsid w:val="007C0791"/>
    <w:rsid w:val="007C0B0A"/>
    <w:rsid w:val="007C0C53"/>
    <w:rsid w:val="007C0F7B"/>
    <w:rsid w:val="007C12C1"/>
    <w:rsid w:val="007C1955"/>
    <w:rsid w:val="007C1B79"/>
    <w:rsid w:val="007C24DF"/>
    <w:rsid w:val="007C255B"/>
    <w:rsid w:val="007C25F7"/>
    <w:rsid w:val="007C2D68"/>
    <w:rsid w:val="007C34CF"/>
    <w:rsid w:val="007C3913"/>
    <w:rsid w:val="007C3F46"/>
    <w:rsid w:val="007C3F67"/>
    <w:rsid w:val="007C40FE"/>
    <w:rsid w:val="007C44E9"/>
    <w:rsid w:val="007C470A"/>
    <w:rsid w:val="007C48B9"/>
    <w:rsid w:val="007C4F26"/>
    <w:rsid w:val="007C5776"/>
    <w:rsid w:val="007C597F"/>
    <w:rsid w:val="007C6409"/>
    <w:rsid w:val="007C65B6"/>
    <w:rsid w:val="007C7169"/>
    <w:rsid w:val="007C7714"/>
    <w:rsid w:val="007C7A20"/>
    <w:rsid w:val="007C7B6C"/>
    <w:rsid w:val="007C7C90"/>
    <w:rsid w:val="007C7DA1"/>
    <w:rsid w:val="007C7FDF"/>
    <w:rsid w:val="007D03EE"/>
    <w:rsid w:val="007D0BD1"/>
    <w:rsid w:val="007D0CE3"/>
    <w:rsid w:val="007D10D9"/>
    <w:rsid w:val="007D112C"/>
    <w:rsid w:val="007D1B96"/>
    <w:rsid w:val="007D1FF2"/>
    <w:rsid w:val="007D2210"/>
    <w:rsid w:val="007D22D2"/>
    <w:rsid w:val="007D23A0"/>
    <w:rsid w:val="007D25FA"/>
    <w:rsid w:val="007D2D09"/>
    <w:rsid w:val="007D3157"/>
    <w:rsid w:val="007D3247"/>
    <w:rsid w:val="007D3396"/>
    <w:rsid w:val="007D33C7"/>
    <w:rsid w:val="007D348E"/>
    <w:rsid w:val="007D375C"/>
    <w:rsid w:val="007D39D9"/>
    <w:rsid w:val="007D3EED"/>
    <w:rsid w:val="007D42D0"/>
    <w:rsid w:val="007D5376"/>
    <w:rsid w:val="007D549C"/>
    <w:rsid w:val="007D55D1"/>
    <w:rsid w:val="007D57B3"/>
    <w:rsid w:val="007D5B36"/>
    <w:rsid w:val="007D5C0C"/>
    <w:rsid w:val="007D5CBA"/>
    <w:rsid w:val="007D5D89"/>
    <w:rsid w:val="007D5E4E"/>
    <w:rsid w:val="007D5F8E"/>
    <w:rsid w:val="007D6779"/>
    <w:rsid w:val="007D6A33"/>
    <w:rsid w:val="007D6E29"/>
    <w:rsid w:val="007D71CB"/>
    <w:rsid w:val="007D787F"/>
    <w:rsid w:val="007D7A2A"/>
    <w:rsid w:val="007D7BE7"/>
    <w:rsid w:val="007E018E"/>
    <w:rsid w:val="007E0242"/>
    <w:rsid w:val="007E0D22"/>
    <w:rsid w:val="007E0D40"/>
    <w:rsid w:val="007E0DC3"/>
    <w:rsid w:val="007E0E44"/>
    <w:rsid w:val="007E1281"/>
    <w:rsid w:val="007E1610"/>
    <w:rsid w:val="007E18BF"/>
    <w:rsid w:val="007E1AB1"/>
    <w:rsid w:val="007E1C0F"/>
    <w:rsid w:val="007E1CA0"/>
    <w:rsid w:val="007E1FFC"/>
    <w:rsid w:val="007E200F"/>
    <w:rsid w:val="007E25C8"/>
    <w:rsid w:val="007E2AC0"/>
    <w:rsid w:val="007E2C37"/>
    <w:rsid w:val="007E310B"/>
    <w:rsid w:val="007E3443"/>
    <w:rsid w:val="007E3718"/>
    <w:rsid w:val="007E3D86"/>
    <w:rsid w:val="007E3E92"/>
    <w:rsid w:val="007E3F5E"/>
    <w:rsid w:val="007E4314"/>
    <w:rsid w:val="007E49A6"/>
    <w:rsid w:val="007E4D17"/>
    <w:rsid w:val="007E522C"/>
    <w:rsid w:val="007E53B4"/>
    <w:rsid w:val="007E5489"/>
    <w:rsid w:val="007E54B9"/>
    <w:rsid w:val="007E54BD"/>
    <w:rsid w:val="007E584B"/>
    <w:rsid w:val="007E587E"/>
    <w:rsid w:val="007E5905"/>
    <w:rsid w:val="007E5BF3"/>
    <w:rsid w:val="007E654E"/>
    <w:rsid w:val="007E6CB7"/>
    <w:rsid w:val="007E6D30"/>
    <w:rsid w:val="007E6E9F"/>
    <w:rsid w:val="007E702D"/>
    <w:rsid w:val="007E72D7"/>
    <w:rsid w:val="007E7559"/>
    <w:rsid w:val="007E78D9"/>
    <w:rsid w:val="007E7962"/>
    <w:rsid w:val="007E7CA3"/>
    <w:rsid w:val="007E7CB4"/>
    <w:rsid w:val="007E7DC2"/>
    <w:rsid w:val="007F07EB"/>
    <w:rsid w:val="007F0D89"/>
    <w:rsid w:val="007F14ED"/>
    <w:rsid w:val="007F190C"/>
    <w:rsid w:val="007F1FA5"/>
    <w:rsid w:val="007F2346"/>
    <w:rsid w:val="007F2491"/>
    <w:rsid w:val="007F267B"/>
    <w:rsid w:val="007F26DA"/>
    <w:rsid w:val="007F2AE9"/>
    <w:rsid w:val="007F2FB9"/>
    <w:rsid w:val="007F3CD2"/>
    <w:rsid w:val="007F3E30"/>
    <w:rsid w:val="007F42C0"/>
    <w:rsid w:val="007F45B8"/>
    <w:rsid w:val="007F4B08"/>
    <w:rsid w:val="007F4C5F"/>
    <w:rsid w:val="007F4C70"/>
    <w:rsid w:val="007F4E8A"/>
    <w:rsid w:val="007F4FED"/>
    <w:rsid w:val="007F50ED"/>
    <w:rsid w:val="007F531D"/>
    <w:rsid w:val="007F5569"/>
    <w:rsid w:val="007F5622"/>
    <w:rsid w:val="007F5726"/>
    <w:rsid w:val="007F5B5D"/>
    <w:rsid w:val="007F5DE6"/>
    <w:rsid w:val="007F5E9D"/>
    <w:rsid w:val="007F67F3"/>
    <w:rsid w:val="007F686F"/>
    <w:rsid w:val="007F68F3"/>
    <w:rsid w:val="007F6D88"/>
    <w:rsid w:val="007F7280"/>
    <w:rsid w:val="007F795E"/>
    <w:rsid w:val="007F7CE1"/>
    <w:rsid w:val="00800334"/>
    <w:rsid w:val="00800383"/>
    <w:rsid w:val="00800637"/>
    <w:rsid w:val="0080074F"/>
    <w:rsid w:val="008009DB"/>
    <w:rsid w:val="008012F0"/>
    <w:rsid w:val="00801936"/>
    <w:rsid w:val="00801A46"/>
    <w:rsid w:val="00801FAD"/>
    <w:rsid w:val="00802479"/>
    <w:rsid w:val="0080267E"/>
    <w:rsid w:val="00802845"/>
    <w:rsid w:val="008029CB"/>
    <w:rsid w:val="00802EF7"/>
    <w:rsid w:val="00802FA2"/>
    <w:rsid w:val="008030D4"/>
    <w:rsid w:val="0080313C"/>
    <w:rsid w:val="00803687"/>
    <w:rsid w:val="00803792"/>
    <w:rsid w:val="00803C3F"/>
    <w:rsid w:val="00803CA1"/>
    <w:rsid w:val="00803D9C"/>
    <w:rsid w:val="008041EA"/>
    <w:rsid w:val="008045B4"/>
    <w:rsid w:val="00804AA9"/>
    <w:rsid w:val="00804B7A"/>
    <w:rsid w:val="00804B9E"/>
    <w:rsid w:val="008054DA"/>
    <w:rsid w:val="00805524"/>
    <w:rsid w:val="00805B45"/>
    <w:rsid w:val="00805B51"/>
    <w:rsid w:val="00805FCA"/>
    <w:rsid w:val="00806471"/>
    <w:rsid w:val="0080673A"/>
    <w:rsid w:val="00806B0F"/>
    <w:rsid w:val="00806BDD"/>
    <w:rsid w:val="00806C44"/>
    <w:rsid w:val="00806FAE"/>
    <w:rsid w:val="00806FCD"/>
    <w:rsid w:val="00807E6A"/>
    <w:rsid w:val="00807FF1"/>
    <w:rsid w:val="0081058E"/>
    <w:rsid w:val="00810E23"/>
    <w:rsid w:val="00811180"/>
    <w:rsid w:val="00811288"/>
    <w:rsid w:val="00811525"/>
    <w:rsid w:val="008115B8"/>
    <w:rsid w:val="00811711"/>
    <w:rsid w:val="00811E22"/>
    <w:rsid w:val="00811E9C"/>
    <w:rsid w:val="008121AE"/>
    <w:rsid w:val="0081232A"/>
    <w:rsid w:val="008123B3"/>
    <w:rsid w:val="0081242C"/>
    <w:rsid w:val="0081293C"/>
    <w:rsid w:val="0081338B"/>
    <w:rsid w:val="00813555"/>
    <w:rsid w:val="0081386D"/>
    <w:rsid w:val="00813A77"/>
    <w:rsid w:val="00813D39"/>
    <w:rsid w:val="00814039"/>
    <w:rsid w:val="008143A3"/>
    <w:rsid w:val="00814A9E"/>
    <w:rsid w:val="00814CB9"/>
    <w:rsid w:val="00814D86"/>
    <w:rsid w:val="00814F80"/>
    <w:rsid w:val="00815207"/>
    <w:rsid w:val="00815762"/>
    <w:rsid w:val="0081581A"/>
    <w:rsid w:val="008159A4"/>
    <w:rsid w:val="00815FA2"/>
    <w:rsid w:val="00816212"/>
    <w:rsid w:val="008165E0"/>
    <w:rsid w:val="00816BD8"/>
    <w:rsid w:val="00816EBC"/>
    <w:rsid w:val="0081727C"/>
    <w:rsid w:val="00817624"/>
    <w:rsid w:val="0081770B"/>
    <w:rsid w:val="00820098"/>
    <w:rsid w:val="00820664"/>
    <w:rsid w:val="00821ACB"/>
    <w:rsid w:val="00821CC7"/>
    <w:rsid w:val="00821F6F"/>
    <w:rsid w:val="0082231E"/>
    <w:rsid w:val="008227FE"/>
    <w:rsid w:val="008229E5"/>
    <w:rsid w:val="00822A56"/>
    <w:rsid w:val="00822C65"/>
    <w:rsid w:val="00822CA0"/>
    <w:rsid w:val="00822F43"/>
    <w:rsid w:val="0082306D"/>
    <w:rsid w:val="00823547"/>
    <w:rsid w:val="008236C2"/>
    <w:rsid w:val="00823703"/>
    <w:rsid w:val="0082381A"/>
    <w:rsid w:val="00823C3D"/>
    <w:rsid w:val="00823D7C"/>
    <w:rsid w:val="00823F89"/>
    <w:rsid w:val="0082423B"/>
    <w:rsid w:val="008242A8"/>
    <w:rsid w:val="008247FB"/>
    <w:rsid w:val="0082499C"/>
    <w:rsid w:val="00824B70"/>
    <w:rsid w:val="00824D41"/>
    <w:rsid w:val="00824E47"/>
    <w:rsid w:val="00824E94"/>
    <w:rsid w:val="00825AEA"/>
    <w:rsid w:val="00825DEB"/>
    <w:rsid w:val="00825F82"/>
    <w:rsid w:val="008262EB"/>
    <w:rsid w:val="008266B8"/>
    <w:rsid w:val="00826903"/>
    <w:rsid w:val="00826962"/>
    <w:rsid w:val="00826C46"/>
    <w:rsid w:val="00826D6F"/>
    <w:rsid w:val="00827174"/>
    <w:rsid w:val="008279DA"/>
    <w:rsid w:val="008301DB"/>
    <w:rsid w:val="00830340"/>
    <w:rsid w:val="00830B7B"/>
    <w:rsid w:val="00831061"/>
    <w:rsid w:val="008312CF"/>
    <w:rsid w:val="00831461"/>
    <w:rsid w:val="00831B2A"/>
    <w:rsid w:val="00831FB0"/>
    <w:rsid w:val="00831FC0"/>
    <w:rsid w:val="0083201A"/>
    <w:rsid w:val="008323C6"/>
    <w:rsid w:val="00832EBB"/>
    <w:rsid w:val="008331C6"/>
    <w:rsid w:val="008333A5"/>
    <w:rsid w:val="00833837"/>
    <w:rsid w:val="00833D34"/>
    <w:rsid w:val="00833E1A"/>
    <w:rsid w:val="008342D6"/>
    <w:rsid w:val="008343C2"/>
    <w:rsid w:val="00834411"/>
    <w:rsid w:val="0083448A"/>
    <w:rsid w:val="00834530"/>
    <w:rsid w:val="008345BF"/>
    <w:rsid w:val="008349B6"/>
    <w:rsid w:val="00834CA1"/>
    <w:rsid w:val="00834ED9"/>
    <w:rsid w:val="00834EEA"/>
    <w:rsid w:val="00834FAA"/>
    <w:rsid w:val="00835372"/>
    <w:rsid w:val="00835949"/>
    <w:rsid w:val="0083647D"/>
    <w:rsid w:val="008364EE"/>
    <w:rsid w:val="00837277"/>
    <w:rsid w:val="008373F3"/>
    <w:rsid w:val="008375B8"/>
    <w:rsid w:val="008377BA"/>
    <w:rsid w:val="00837A1D"/>
    <w:rsid w:val="00837B01"/>
    <w:rsid w:val="00837CF3"/>
    <w:rsid w:val="0084034A"/>
    <w:rsid w:val="00840642"/>
    <w:rsid w:val="00840798"/>
    <w:rsid w:val="00840917"/>
    <w:rsid w:val="00840939"/>
    <w:rsid w:val="00840BCB"/>
    <w:rsid w:val="00841365"/>
    <w:rsid w:val="00841776"/>
    <w:rsid w:val="008417A4"/>
    <w:rsid w:val="008417AF"/>
    <w:rsid w:val="008417D4"/>
    <w:rsid w:val="00842202"/>
    <w:rsid w:val="00842461"/>
    <w:rsid w:val="00842791"/>
    <w:rsid w:val="00842851"/>
    <w:rsid w:val="00842C1C"/>
    <w:rsid w:val="00842CC3"/>
    <w:rsid w:val="00842F3A"/>
    <w:rsid w:val="0084305F"/>
    <w:rsid w:val="00843859"/>
    <w:rsid w:val="00843B32"/>
    <w:rsid w:val="00843C25"/>
    <w:rsid w:val="00843D99"/>
    <w:rsid w:val="00843E2F"/>
    <w:rsid w:val="00843E98"/>
    <w:rsid w:val="0084444E"/>
    <w:rsid w:val="008448B3"/>
    <w:rsid w:val="00844AEB"/>
    <w:rsid w:val="00844B55"/>
    <w:rsid w:val="00844E4F"/>
    <w:rsid w:val="0084548F"/>
    <w:rsid w:val="008454C4"/>
    <w:rsid w:val="008455B0"/>
    <w:rsid w:val="00845925"/>
    <w:rsid w:val="008460AA"/>
    <w:rsid w:val="008461F7"/>
    <w:rsid w:val="008462B1"/>
    <w:rsid w:val="00846F3E"/>
    <w:rsid w:val="00847302"/>
    <w:rsid w:val="00850935"/>
    <w:rsid w:val="00850A58"/>
    <w:rsid w:val="00850CE6"/>
    <w:rsid w:val="008511E6"/>
    <w:rsid w:val="00851581"/>
    <w:rsid w:val="008516F9"/>
    <w:rsid w:val="008519AD"/>
    <w:rsid w:val="00851E02"/>
    <w:rsid w:val="00852169"/>
    <w:rsid w:val="0085225E"/>
    <w:rsid w:val="00852456"/>
    <w:rsid w:val="00852513"/>
    <w:rsid w:val="00853128"/>
    <w:rsid w:val="008536EC"/>
    <w:rsid w:val="008538B5"/>
    <w:rsid w:val="00853A73"/>
    <w:rsid w:val="00854383"/>
    <w:rsid w:val="0085457B"/>
    <w:rsid w:val="0085458E"/>
    <w:rsid w:val="00854877"/>
    <w:rsid w:val="008549C7"/>
    <w:rsid w:val="00854DB2"/>
    <w:rsid w:val="00854FA9"/>
    <w:rsid w:val="00855215"/>
    <w:rsid w:val="00855397"/>
    <w:rsid w:val="00855478"/>
    <w:rsid w:val="008555E1"/>
    <w:rsid w:val="0085560A"/>
    <w:rsid w:val="00855880"/>
    <w:rsid w:val="00855A67"/>
    <w:rsid w:val="008562C4"/>
    <w:rsid w:val="00856605"/>
    <w:rsid w:val="00856E8F"/>
    <w:rsid w:val="008579B1"/>
    <w:rsid w:val="00857D6C"/>
    <w:rsid w:val="00860058"/>
    <w:rsid w:val="008600E9"/>
    <w:rsid w:val="00860503"/>
    <w:rsid w:val="008607B3"/>
    <w:rsid w:val="00861015"/>
    <w:rsid w:val="00861284"/>
    <w:rsid w:val="008616C8"/>
    <w:rsid w:val="00861740"/>
    <w:rsid w:val="00861772"/>
    <w:rsid w:val="00861805"/>
    <w:rsid w:val="0086185B"/>
    <w:rsid w:val="00861E00"/>
    <w:rsid w:val="00862035"/>
    <w:rsid w:val="0086208C"/>
    <w:rsid w:val="008621B9"/>
    <w:rsid w:val="00862424"/>
    <w:rsid w:val="008627F5"/>
    <w:rsid w:val="008628F5"/>
    <w:rsid w:val="00862C12"/>
    <w:rsid w:val="00862CB1"/>
    <w:rsid w:val="00862CCD"/>
    <w:rsid w:val="0086302A"/>
    <w:rsid w:val="008631B8"/>
    <w:rsid w:val="008632A6"/>
    <w:rsid w:val="00863647"/>
    <w:rsid w:val="00863880"/>
    <w:rsid w:val="00863A5A"/>
    <w:rsid w:val="00863BBC"/>
    <w:rsid w:val="00863BE8"/>
    <w:rsid w:val="00863EFF"/>
    <w:rsid w:val="00864120"/>
    <w:rsid w:val="00864318"/>
    <w:rsid w:val="008645E0"/>
    <w:rsid w:val="008646DF"/>
    <w:rsid w:val="00864835"/>
    <w:rsid w:val="00864866"/>
    <w:rsid w:val="00864B75"/>
    <w:rsid w:val="00864E33"/>
    <w:rsid w:val="0086579E"/>
    <w:rsid w:val="00865A91"/>
    <w:rsid w:val="0086620D"/>
    <w:rsid w:val="0086624C"/>
    <w:rsid w:val="00866559"/>
    <w:rsid w:val="00866A4C"/>
    <w:rsid w:val="00866FE8"/>
    <w:rsid w:val="0086741B"/>
    <w:rsid w:val="00867F60"/>
    <w:rsid w:val="008704BD"/>
    <w:rsid w:val="00870700"/>
    <w:rsid w:val="008707AB"/>
    <w:rsid w:val="00870E73"/>
    <w:rsid w:val="00871129"/>
    <w:rsid w:val="00871287"/>
    <w:rsid w:val="00871A58"/>
    <w:rsid w:val="0087203B"/>
    <w:rsid w:val="0087216B"/>
    <w:rsid w:val="00872471"/>
    <w:rsid w:val="0087250C"/>
    <w:rsid w:val="00872D38"/>
    <w:rsid w:val="00873015"/>
    <w:rsid w:val="00873635"/>
    <w:rsid w:val="008739D6"/>
    <w:rsid w:val="00873A89"/>
    <w:rsid w:val="00873EBC"/>
    <w:rsid w:val="00873F02"/>
    <w:rsid w:val="00873F67"/>
    <w:rsid w:val="00874403"/>
    <w:rsid w:val="0087454F"/>
    <w:rsid w:val="00874903"/>
    <w:rsid w:val="00874E29"/>
    <w:rsid w:val="00874ECD"/>
    <w:rsid w:val="00875013"/>
    <w:rsid w:val="00875296"/>
    <w:rsid w:val="00875371"/>
    <w:rsid w:val="00875513"/>
    <w:rsid w:val="00875A97"/>
    <w:rsid w:val="00875CCE"/>
    <w:rsid w:val="00875F7F"/>
    <w:rsid w:val="0087613E"/>
    <w:rsid w:val="0087636A"/>
    <w:rsid w:val="00876775"/>
    <w:rsid w:val="0087691B"/>
    <w:rsid w:val="008769FE"/>
    <w:rsid w:val="00876B45"/>
    <w:rsid w:val="00876D88"/>
    <w:rsid w:val="00877081"/>
    <w:rsid w:val="008774F9"/>
    <w:rsid w:val="008778ED"/>
    <w:rsid w:val="00877B87"/>
    <w:rsid w:val="00877F8C"/>
    <w:rsid w:val="0088010E"/>
    <w:rsid w:val="0088011F"/>
    <w:rsid w:val="00880D12"/>
    <w:rsid w:val="008819C2"/>
    <w:rsid w:val="00881B94"/>
    <w:rsid w:val="00881E15"/>
    <w:rsid w:val="0088227E"/>
    <w:rsid w:val="008824D3"/>
    <w:rsid w:val="00882BDF"/>
    <w:rsid w:val="00882DD6"/>
    <w:rsid w:val="00882E0F"/>
    <w:rsid w:val="00882E69"/>
    <w:rsid w:val="008832B4"/>
    <w:rsid w:val="008833C6"/>
    <w:rsid w:val="00883B70"/>
    <w:rsid w:val="0088406F"/>
    <w:rsid w:val="00884096"/>
    <w:rsid w:val="00884099"/>
    <w:rsid w:val="0088470D"/>
    <w:rsid w:val="008849E1"/>
    <w:rsid w:val="00884AB8"/>
    <w:rsid w:val="00884EDD"/>
    <w:rsid w:val="00885607"/>
    <w:rsid w:val="00885893"/>
    <w:rsid w:val="00885974"/>
    <w:rsid w:val="00885FE9"/>
    <w:rsid w:val="00886295"/>
    <w:rsid w:val="008863BE"/>
    <w:rsid w:val="008864A2"/>
    <w:rsid w:val="00886752"/>
    <w:rsid w:val="00886B3C"/>
    <w:rsid w:val="00886DDB"/>
    <w:rsid w:val="00886EE7"/>
    <w:rsid w:val="0088731F"/>
    <w:rsid w:val="00887334"/>
    <w:rsid w:val="008874E6"/>
    <w:rsid w:val="00887508"/>
    <w:rsid w:val="00887600"/>
    <w:rsid w:val="0088796A"/>
    <w:rsid w:val="00887AED"/>
    <w:rsid w:val="00890291"/>
    <w:rsid w:val="00890DC6"/>
    <w:rsid w:val="008913E4"/>
    <w:rsid w:val="00891433"/>
    <w:rsid w:val="0089191D"/>
    <w:rsid w:val="00891E97"/>
    <w:rsid w:val="008921A0"/>
    <w:rsid w:val="008924FF"/>
    <w:rsid w:val="00892CBB"/>
    <w:rsid w:val="00892DC4"/>
    <w:rsid w:val="0089319D"/>
    <w:rsid w:val="008931A1"/>
    <w:rsid w:val="008933C5"/>
    <w:rsid w:val="00893E46"/>
    <w:rsid w:val="00893F35"/>
    <w:rsid w:val="00893F81"/>
    <w:rsid w:val="00894210"/>
    <w:rsid w:val="008942C1"/>
    <w:rsid w:val="008942F1"/>
    <w:rsid w:val="0089435A"/>
    <w:rsid w:val="00894460"/>
    <w:rsid w:val="0089451D"/>
    <w:rsid w:val="00894CF9"/>
    <w:rsid w:val="00894E42"/>
    <w:rsid w:val="00894F85"/>
    <w:rsid w:val="00894FEA"/>
    <w:rsid w:val="0089516F"/>
    <w:rsid w:val="008955EA"/>
    <w:rsid w:val="0089567E"/>
    <w:rsid w:val="00895959"/>
    <w:rsid w:val="00895A30"/>
    <w:rsid w:val="00895AF3"/>
    <w:rsid w:val="00895B95"/>
    <w:rsid w:val="00895E97"/>
    <w:rsid w:val="0089635D"/>
    <w:rsid w:val="008965C1"/>
    <w:rsid w:val="00896D83"/>
    <w:rsid w:val="00896E91"/>
    <w:rsid w:val="008971B0"/>
    <w:rsid w:val="008978A4"/>
    <w:rsid w:val="00897B15"/>
    <w:rsid w:val="00897BF2"/>
    <w:rsid w:val="00897E47"/>
    <w:rsid w:val="00897E64"/>
    <w:rsid w:val="00897F81"/>
    <w:rsid w:val="008A084F"/>
    <w:rsid w:val="008A0D10"/>
    <w:rsid w:val="008A1813"/>
    <w:rsid w:val="008A1DE1"/>
    <w:rsid w:val="008A1EA0"/>
    <w:rsid w:val="008A1F77"/>
    <w:rsid w:val="008A2327"/>
    <w:rsid w:val="008A2508"/>
    <w:rsid w:val="008A2C91"/>
    <w:rsid w:val="008A2DAA"/>
    <w:rsid w:val="008A313B"/>
    <w:rsid w:val="008A3324"/>
    <w:rsid w:val="008A33C1"/>
    <w:rsid w:val="008A39DB"/>
    <w:rsid w:val="008A3B68"/>
    <w:rsid w:val="008A3BC4"/>
    <w:rsid w:val="008A3C2E"/>
    <w:rsid w:val="008A3E48"/>
    <w:rsid w:val="008A40F0"/>
    <w:rsid w:val="008A4452"/>
    <w:rsid w:val="008A46E7"/>
    <w:rsid w:val="008A503B"/>
    <w:rsid w:val="008A51C9"/>
    <w:rsid w:val="008A51D4"/>
    <w:rsid w:val="008A558C"/>
    <w:rsid w:val="008A55DD"/>
    <w:rsid w:val="008A5663"/>
    <w:rsid w:val="008A5AA4"/>
    <w:rsid w:val="008A5BBD"/>
    <w:rsid w:val="008A5EC9"/>
    <w:rsid w:val="008A687E"/>
    <w:rsid w:val="008A707F"/>
    <w:rsid w:val="008A713D"/>
    <w:rsid w:val="008A7208"/>
    <w:rsid w:val="008A7278"/>
    <w:rsid w:val="008A79B6"/>
    <w:rsid w:val="008A79FB"/>
    <w:rsid w:val="008B0580"/>
    <w:rsid w:val="008B06F7"/>
    <w:rsid w:val="008B09C7"/>
    <w:rsid w:val="008B0A66"/>
    <w:rsid w:val="008B0E94"/>
    <w:rsid w:val="008B120C"/>
    <w:rsid w:val="008B18D5"/>
    <w:rsid w:val="008B1A09"/>
    <w:rsid w:val="008B21F3"/>
    <w:rsid w:val="008B234B"/>
    <w:rsid w:val="008B25AB"/>
    <w:rsid w:val="008B2867"/>
    <w:rsid w:val="008B29B1"/>
    <w:rsid w:val="008B2B17"/>
    <w:rsid w:val="008B2B4A"/>
    <w:rsid w:val="008B2D5D"/>
    <w:rsid w:val="008B2EBE"/>
    <w:rsid w:val="008B2F6C"/>
    <w:rsid w:val="008B3014"/>
    <w:rsid w:val="008B30C5"/>
    <w:rsid w:val="008B34BF"/>
    <w:rsid w:val="008B39BF"/>
    <w:rsid w:val="008B3A65"/>
    <w:rsid w:val="008B3B99"/>
    <w:rsid w:val="008B3BDB"/>
    <w:rsid w:val="008B40A6"/>
    <w:rsid w:val="008B40CB"/>
    <w:rsid w:val="008B40F3"/>
    <w:rsid w:val="008B452A"/>
    <w:rsid w:val="008B4A96"/>
    <w:rsid w:val="008B4A98"/>
    <w:rsid w:val="008B4FB1"/>
    <w:rsid w:val="008B5212"/>
    <w:rsid w:val="008B559D"/>
    <w:rsid w:val="008B5886"/>
    <w:rsid w:val="008B5A96"/>
    <w:rsid w:val="008B5B5E"/>
    <w:rsid w:val="008B5B98"/>
    <w:rsid w:val="008B5DB9"/>
    <w:rsid w:val="008B6203"/>
    <w:rsid w:val="008B639D"/>
    <w:rsid w:val="008B672C"/>
    <w:rsid w:val="008B6DB0"/>
    <w:rsid w:val="008B7130"/>
    <w:rsid w:val="008B78A1"/>
    <w:rsid w:val="008B7B27"/>
    <w:rsid w:val="008C1101"/>
    <w:rsid w:val="008C1AC5"/>
    <w:rsid w:val="008C1EC0"/>
    <w:rsid w:val="008C2175"/>
    <w:rsid w:val="008C2B32"/>
    <w:rsid w:val="008C34C2"/>
    <w:rsid w:val="008C35B2"/>
    <w:rsid w:val="008C39BF"/>
    <w:rsid w:val="008C3B36"/>
    <w:rsid w:val="008C3C23"/>
    <w:rsid w:val="008C3D0C"/>
    <w:rsid w:val="008C4038"/>
    <w:rsid w:val="008C4586"/>
    <w:rsid w:val="008C519C"/>
    <w:rsid w:val="008C51A5"/>
    <w:rsid w:val="008C5277"/>
    <w:rsid w:val="008C5FF5"/>
    <w:rsid w:val="008C63A8"/>
    <w:rsid w:val="008C658B"/>
    <w:rsid w:val="008C67BD"/>
    <w:rsid w:val="008C6805"/>
    <w:rsid w:val="008C6B93"/>
    <w:rsid w:val="008C6C22"/>
    <w:rsid w:val="008C6CBB"/>
    <w:rsid w:val="008C6CEB"/>
    <w:rsid w:val="008C70B9"/>
    <w:rsid w:val="008C7456"/>
    <w:rsid w:val="008C78A5"/>
    <w:rsid w:val="008C7B84"/>
    <w:rsid w:val="008D0439"/>
    <w:rsid w:val="008D047E"/>
    <w:rsid w:val="008D07C6"/>
    <w:rsid w:val="008D0B8F"/>
    <w:rsid w:val="008D0FFD"/>
    <w:rsid w:val="008D133C"/>
    <w:rsid w:val="008D139F"/>
    <w:rsid w:val="008D14C7"/>
    <w:rsid w:val="008D1EB4"/>
    <w:rsid w:val="008D1F4D"/>
    <w:rsid w:val="008D24F5"/>
    <w:rsid w:val="008D272B"/>
    <w:rsid w:val="008D2B0C"/>
    <w:rsid w:val="008D2BEC"/>
    <w:rsid w:val="008D2C1E"/>
    <w:rsid w:val="008D312F"/>
    <w:rsid w:val="008D344A"/>
    <w:rsid w:val="008D3BF9"/>
    <w:rsid w:val="008D419B"/>
    <w:rsid w:val="008D4688"/>
    <w:rsid w:val="008D4D33"/>
    <w:rsid w:val="008D5196"/>
    <w:rsid w:val="008D527C"/>
    <w:rsid w:val="008D53EB"/>
    <w:rsid w:val="008D5BA6"/>
    <w:rsid w:val="008D60E4"/>
    <w:rsid w:val="008D6444"/>
    <w:rsid w:val="008D675F"/>
    <w:rsid w:val="008D6A88"/>
    <w:rsid w:val="008D703B"/>
    <w:rsid w:val="008D775F"/>
    <w:rsid w:val="008D777B"/>
    <w:rsid w:val="008D7920"/>
    <w:rsid w:val="008D792C"/>
    <w:rsid w:val="008E0053"/>
    <w:rsid w:val="008E05FF"/>
    <w:rsid w:val="008E079D"/>
    <w:rsid w:val="008E0A50"/>
    <w:rsid w:val="008E0AEA"/>
    <w:rsid w:val="008E0BE4"/>
    <w:rsid w:val="008E0C32"/>
    <w:rsid w:val="008E0EFF"/>
    <w:rsid w:val="008E14EB"/>
    <w:rsid w:val="008E1823"/>
    <w:rsid w:val="008E18D1"/>
    <w:rsid w:val="008E1C28"/>
    <w:rsid w:val="008E2322"/>
    <w:rsid w:val="008E2906"/>
    <w:rsid w:val="008E2B8C"/>
    <w:rsid w:val="008E2E12"/>
    <w:rsid w:val="008E2FAB"/>
    <w:rsid w:val="008E3F8F"/>
    <w:rsid w:val="008E3FF0"/>
    <w:rsid w:val="008E40E3"/>
    <w:rsid w:val="008E41F9"/>
    <w:rsid w:val="008E46BF"/>
    <w:rsid w:val="008E537C"/>
    <w:rsid w:val="008E5A03"/>
    <w:rsid w:val="008E5B40"/>
    <w:rsid w:val="008E6394"/>
    <w:rsid w:val="008E64F6"/>
    <w:rsid w:val="008E67C1"/>
    <w:rsid w:val="008E702E"/>
    <w:rsid w:val="008E7163"/>
    <w:rsid w:val="008E76ED"/>
    <w:rsid w:val="008E7801"/>
    <w:rsid w:val="008E784B"/>
    <w:rsid w:val="008E7A18"/>
    <w:rsid w:val="008F05FF"/>
    <w:rsid w:val="008F083D"/>
    <w:rsid w:val="008F145B"/>
    <w:rsid w:val="008F1463"/>
    <w:rsid w:val="008F224A"/>
    <w:rsid w:val="008F2318"/>
    <w:rsid w:val="008F2568"/>
    <w:rsid w:val="008F279C"/>
    <w:rsid w:val="008F2825"/>
    <w:rsid w:val="008F314A"/>
    <w:rsid w:val="008F349B"/>
    <w:rsid w:val="008F350C"/>
    <w:rsid w:val="008F3AE5"/>
    <w:rsid w:val="008F3DA1"/>
    <w:rsid w:val="008F4331"/>
    <w:rsid w:val="008F4517"/>
    <w:rsid w:val="008F4A70"/>
    <w:rsid w:val="008F4DDC"/>
    <w:rsid w:val="008F4E69"/>
    <w:rsid w:val="008F51D8"/>
    <w:rsid w:val="008F57EC"/>
    <w:rsid w:val="008F5BB7"/>
    <w:rsid w:val="008F5D3C"/>
    <w:rsid w:val="008F5D7E"/>
    <w:rsid w:val="008F6053"/>
    <w:rsid w:val="008F6092"/>
    <w:rsid w:val="008F646B"/>
    <w:rsid w:val="008F67BB"/>
    <w:rsid w:val="008F67BC"/>
    <w:rsid w:val="008F6839"/>
    <w:rsid w:val="008F6E18"/>
    <w:rsid w:val="008F6ED1"/>
    <w:rsid w:val="008F774F"/>
    <w:rsid w:val="008F7D5F"/>
    <w:rsid w:val="008F7F55"/>
    <w:rsid w:val="0090039A"/>
    <w:rsid w:val="009003EB"/>
    <w:rsid w:val="00900405"/>
    <w:rsid w:val="009005F0"/>
    <w:rsid w:val="009005F1"/>
    <w:rsid w:val="009009DA"/>
    <w:rsid w:val="00900B0A"/>
    <w:rsid w:val="00900D96"/>
    <w:rsid w:val="009010B7"/>
    <w:rsid w:val="00901249"/>
    <w:rsid w:val="00901367"/>
    <w:rsid w:val="009014D0"/>
    <w:rsid w:val="0090183A"/>
    <w:rsid w:val="0090190C"/>
    <w:rsid w:val="00901D6A"/>
    <w:rsid w:val="00901FF3"/>
    <w:rsid w:val="00902100"/>
    <w:rsid w:val="009021D5"/>
    <w:rsid w:val="00902206"/>
    <w:rsid w:val="009022F7"/>
    <w:rsid w:val="00902579"/>
    <w:rsid w:val="009026CB"/>
    <w:rsid w:val="009026DA"/>
    <w:rsid w:val="00902811"/>
    <w:rsid w:val="00902B2B"/>
    <w:rsid w:val="00902B9F"/>
    <w:rsid w:val="009030BC"/>
    <w:rsid w:val="009031F7"/>
    <w:rsid w:val="00903C61"/>
    <w:rsid w:val="00903CB7"/>
    <w:rsid w:val="00903DD7"/>
    <w:rsid w:val="009040A9"/>
    <w:rsid w:val="009041C2"/>
    <w:rsid w:val="009041C9"/>
    <w:rsid w:val="00904254"/>
    <w:rsid w:val="00904A45"/>
    <w:rsid w:val="00904B43"/>
    <w:rsid w:val="009053FF"/>
    <w:rsid w:val="009059CF"/>
    <w:rsid w:val="00905A36"/>
    <w:rsid w:val="00905D13"/>
    <w:rsid w:val="00905D4D"/>
    <w:rsid w:val="00905D67"/>
    <w:rsid w:val="0090610A"/>
    <w:rsid w:val="009063D8"/>
    <w:rsid w:val="00906548"/>
    <w:rsid w:val="00906957"/>
    <w:rsid w:val="00906B52"/>
    <w:rsid w:val="00907012"/>
    <w:rsid w:val="00907477"/>
    <w:rsid w:val="00910226"/>
    <w:rsid w:val="009106B8"/>
    <w:rsid w:val="00910D92"/>
    <w:rsid w:val="00911586"/>
    <w:rsid w:val="009119D4"/>
    <w:rsid w:val="00911E48"/>
    <w:rsid w:val="00911EFD"/>
    <w:rsid w:val="00912206"/>
    <w:rsid w:val="00912900"/>
    <w:rsid w:val="00912BF2"/>
    <w:rsid w:val="00912BFF"/>
    <w:rsid w:val="00912CBA"/>
    <w:rsid w:val="00913035"/>
    <w:rsid w:val="00913960"/>
    <w:rsid w:val="00913D46"/>
    <w:rsid w:val="00913EA7"/>
    <w:rsid w:val="00914DF4"/>
    <w:rsid w:val="00914EC1"/>
    <w:rsid w:val="00914EEA"/>
    <w:rsid w:val="00914F30"/>
    <w:rsid w:val="0091554C"/>
    <w:rsid w:val="00915D4D"/>
    <w:rsid w:val="0091608B"/>
    <w:rsid w:val="0091613B"/>
    <w:rsid w:val="009164F5"/>
    <w:rsid w:val="0091671A"/>
    <w:rsid w:val="00916B23"/>
    <w:rsid w:val="00916FF6"/>
    <w:rsid w:val="00917264"/>
    <w:rsid w:val="0091767E"/>
    <w:rsid w:val="00917A06"/>
    <w:rsid w:val="009200C6"/>
    <w:rsid w:val="009201A0"/>
    <w:rsid w:val="009201B4"/>
    <w:rsid w:val="0092035E"/>
    <w:rsid w:val="00920553"/>
    <w:rsid w:val="00920584"/>
    <w:rsid w:val="009205B0"/>
    <w:rsid w:val="009209B0"/>
    <w:rsid w:val="009212D6"/>
    <w:rsid w:val="009214FE"/>
    <w:rsid w:val="00921537"/>
    <w:rsid w:val="00921600"/>
    <w:rsid w:val="00921DB1"/>
    <w:rsid w:val="00922A57"/>
    <w:rsid w:val="00922B79"/>
    <w:rsid w:val="00923079"/>
    <w:rsid w:val="0092320B"/>
    <w:rsid w:val="00923A24"/>
    <w:rsid w:val="00923BDF"/>
    <w:rsid w:val="00923F6C"/>
    <w:rsid w:val="0092408B"/>
    <w:rsid w:val="009241A7"/>
    <w:rsid w:val="009242D9"/>
    <w:rsid w:val="0092475E"/>
    <w:rsid w:val="009247D3"/>
    <w:rsid w:val="00924BA8"/>
    <w:rsid w:val="00925183"/>
    <w:rsid w:val="0092529E"/>
    <w:rsid w:val="009252F6"/>
    <w:rsid w:val="009254D6"/>
    <w:rsid w:val="00925539"/>
    <w:rsid w:val="00925948"/>
    <w:rsid w:val="00925CC4"/>
    <w:rsid w:val="00926005"/>
    <w:rsid w:val="0092646F"/>
    <w:rsid w:val="0092657B"/>
    <w:rsid w:val="0092687D"/>
    <w:rsid w:val="009268F9"/>
    <w:rsid w:val="009268FF"/>
    <w:rsid w:val="00926D42"/>
    <w:rsid w:val="00926E8D"/>
    <w:rsid w:val="00926F68"/>
    <w:rsid w:val="009272E5"/>
    <w:rsid w:val="0092741C"/>
    <w:rsid w:val="00927CAA"/>
    <w:rsid w:val="0093000B"/>
    <w:rsid w:val="00930166"/>
    <w:rsid w:val="00930211"/>
    <w:rsid w:val="00930367"/>
    <w:rsid w:val="00930769"/>
    <w:rsid w:val="0093077F"/>
    <w:rsid w:val="00930A70"/>
    <w:rsid w:val="00930B54"/>
    <w:rsid w:val="009316BE"/>
    <w:rsid w:val="009318A9"/>
    <w:rsid w:val="009323AB"/>
    <w:rsid w:val="00932477"/>
    <w:rsid w:val="009326D3"/>
    <w:rsid w:val="00932805"/>
    <w:rsid w:val="00932829"/>
    <w:rsid w:val="00932EE7"/>
    <w:rsid w:val="009333F9"/>
    <w:rsid w:val="0093363A"/>
    <w:rsid w:val="0093364A"/>
    <w:rsid w:val="00933AEE"/>
    <w:rsid w:val="00933DF2"/>
    <w:rsid w:val="00933F46"/>
    <w:rsid w:val="009344AF"/>
    <w:rsid w:val="00934728"/>
    <w:rsid w:val="00934755"/>
    <w:rsid w:val="009349DD"/>
    <w:rsid w:val="00934B30"/>
    <w:rsid w:val="00934BDB"/>
    <w:rsid w:val="00934C53"/>
    <w:rsid w:val="00935BE0"/>
    <w:rsid w:val="00936245"/>
    <w:rsid w:val="009366C2"/>
    <w:rsid w:val="00936B1E"/>
    <w:rsid w:val="00936BE5"/>
    <w:rsid w:val="00936D64"/>
    <w:rsid w:val="009370A2"/>
    <w:rsid w:val="0093759C"/>
    <w:rsid w:val="00937AC6"/>
    <w:rsid w:val="00937CE1"/>
    <w:rsid w:val="00937FD3"/>
    <w:rsid w:val="00937FDF"/>
    <w:rsid w:val="009401B5"/>
    <w:rsid w:val="00940203"/>
    <w:rsid w:val="00940450"/>
    <w:rsid w:val="00940505"/>
    <w:rsid w:val="00940897"/>
    <w:rsid w:val="00940B4C"/>
    <w:rsid w:val="00940E82"/>
    <w:rsid w:val="009415BD"/>
    <w:rsid w:val="009417FB"/>
    <w:rsid w:val="00942218"/>
    <w:rsid w:val="009429F8"/>
    <w:rsid w:val="00942C33"/>
    <w:rsid w:val="009432FA"/>
    <w:rsid w:val="00943441"/>
    <w:rsid w:val="00943768"/>
    <w:rsid w:val="009437AF"/>
    <w:rsid w:val="009442FE"/>
    <w:rsid w:val="009448C3"/>
    <w:rsid w:val="009449A4"/>
    <w:rsid w:val="00944B2D"/>
    <w:rsid w:val="0094534A"/>
    <w:rsid w:val="0094548C"/>
    <w:rsid w:val="00945492"/>
    <w:rsid w:val="00945788"/>
    <w:rsid w:val="009457F2"/>
    <w:rsid w:val="00945A79"/>
    <w:rsid w:val="00946513"/>
    <w:rsid w:val="009467CB"/>
    <w:rsid w:val="00946919"/>
    <w:rsid w:val="009469C6"/>
    <w:rsid w:val="00946A28"/>
    <w:rsid w:val="00946C1C"/>
    <w:rsid w:val="00946F10"/>
    <w:rsid w:val="00946F3B"/>
    <w:rsid w:val="00946F46"/>
    <w:rsid w:val="00947108"/>
    <w:rsid w:val="009471F7"/>
    <w:rsid w:val="009473FA"/>
    <w:rsid w:val="00947703"/>
    <w:rsid w:val="00947AF6"/>
    <w:rsid w:val="00950400"/>
    <w:rsid w:val="00950489"/>
    <w:rsid w:val="0095070E"/>
    <w:rsid w:val="0095085B"/>
    <w:rsid w:val="00950B59"/>
    <w:rsid w:val="009513E0"/>
    <w:rsid w:val="00951460"/>
    <w:rsid w:val="009514D5"/>
    <w:rsid w:val="009515BF"/>
    <w:rsid w:val="00951D78"/>
    <w:rsid w:val="00951F8D"/>
    <w:rsid w:val="00952166"/>
    <w:rsid w:val="00952174"/>
    <w:rsid w:val="009521A6"/>
    <w:rsid w:val="00952B75"/>
    <w:rsid w:val="00952C11"/>
    <w:rsid w:val="00952D7D"/>
    <w:rsid w:val="00952DA2"/>
    <w:rsid w:val="00952E53"/>
    <w:rsid w:val="0095377C"/>
    <w:rsid w:val="00953C67"/>
    <w:rsid w:val="00953C68"/>
    <w:rsid w:val="00953D52"/>
    <w:rsid w:val="009540A4"/>
    <w:rsid w:val="009544DB"/>
    <w:rsid w:val="00954E92"/>
    <w:rsid w:val="009553F3"/>
    <w:rsid w:val="00955DBE"/>
    <w:rsid w:val="009560B4"/>
    <w:rsid w:val="00956441"/>
    <w:rsid w:val="00956580"/>
    <w:rsid w:val="009566D0"/>
    <w:rsid w:val="00956762"/>
    <w:rsid w:val="0095683A"/>
    <w:rsid w:val="00956A44"/>
    <w:rsid w:val="00956D5C"/>
    <w:rsid w:val="00957258"/>
    <w:rsid w:val="00957A1E"/>
    <w:rsid w:val="00957B11"/>
    <w:rsid w:val="00957C19"/>
    <w:rsid w:val="009607EA"/>
    <w:rsid w:val="009609AF"/>
    <w:rsid w:val="00960A10"/>
    <w:rsid w:val="00960B33"/>
    <w:rsid w:val="0096148A"/>
    <w:rsid w:val="009618E1"/>
    <w:rsid w:val="00961AB4"/>
    <w:rsid w:val="00961C87"/>
    <w:rsid w:val="0096216C"/>
    <w:rsid w:val="00962562"/>
    <w:rsid w:val="00963184"/>
    <w:rsid w:val="0096365B"/>
    <w:rsid w:val="009639E7"/>
    <w:rsid w:val="00963C08"/>
    <w:rsid w:val="00963C29"/>
    <w:rsid w:val="00963C83"/>
    <w:rsid w:val="00963CDB"/>
    <w:rsid w:val="00964288"/>
    <w:rsid w:val="00964E9F"/>
    <w:rsid w:val="009659AF"/>
    <w:rsid w:val="00965D83"/>
    <w:rsid w:val="00965F66"/>
    <w:rsid w:val="00966176"/>
    <w:rsid w:val="009663C3"/>
    <w:rsid w:val="00966671"/>
    <w:rsid w:val="009666E7"/>
    <w:rsid w:val="00966881"/>
    <w:rsid w:val="00966D60"/>
    <w:rsid w:val="00967542"/>
    <w:rsid w:val="009676D3"/>
    <w:rsid w:val="00967812"/>
    <w:rsid w:val="00967977"/>
    <w:rsid w:val="0097007E"/>
    <w:rsid w:val="009700F2"/>
    <w:rsid w:val="009701EE"/>
    <w:rsid w:val="009706EC"/>
    <w:rsid w:val="009707CA"/>
    <w:rsid w:val="009707D3"/>
    <w:rsid w:val="00970893"/>
    <w:rsid w:val="0097090A"/>
    <w:rsid w:val="00970ED8"/>
    <w:rsid w:val="00971235"/>
    <w:rsid w:val="0097165B"/>
    <w:rsid w:val="00971921"/>
    <w:rsid w:val="00971A1F"/>
    <w:rsid w:val="00972021"/>
    <w:rsid w:val="009725D0"/>
    <w:rsid w:val="0097285F"/>
    <w:rsid w:val="00972CCC"/>
    <w:rsid w:val="00972D4B"/>
    <w:rsid w:val="00972DD3"/>
    <w:rsid w:val="0097321C"/>
    <w:rsid w:val="009735DC"/>
    <w:rsid w:val="0097534C"/>
    <w:rsid w:val="009756B9"/>
    <w:rsid w:val="00975892"/>
    <w:rsid w:val="00975A6A"/>
    <w:rsid w:val="00975BA2"/>
    <w:rsid w:val="009760C5"/>
    <w:rsid w:val="0097654D"/>
    <w:rsid w:val="009775F6"/>
    <w:rsid w:val="009778B2"/>
    <w:rsid w:val="00977A60"/>
    <w:rsid w:val="00977B00"/>
    <w:rsid w:val="00977CF8"/>
    <w:rsid w:val="00977E2B"/>
    <w:rsid w:val="009801DC"/>
    <w:rsid w:val="00980888"/>
    <w:rsid w:val="009808FE"/>
    <w:rsid w:val="00980C11"/>
    <w:rsid w:val="00980DCB"/>
    <w:rsid w:val="009810CA"/>
    <w:rsid w:val="00981665"/>
    <w:rsid w:val="009816AB"/>
    <w:rsid w:val="00981724"/>
    <w:rsid w:val="0098176D"/>
    <w:rsid w:val="009817E9"/>
    <w:rsid w:val="0098202A"/>
    <w:rsid w:val="009822C0"/>
    <w:rsid w:val="0098296F"/>
    <w:rsid w:val="00982FC8"/>
    <w:rsid w:val="009830CD"/>
    <w:rsid w:val="0098322C"/>
    <w:rsid w:val="009833B4"/>
    <w:rsid w:val="00983403"/>
    <w:rsid w:val="00983944"/>
    <w:rsid w:val="00983998"/>
    <w:rsid w:val="00983C30"/>
    <w:rsid w:val="009844A7"/>
    <w:rsid w:val="00984717"/>
    <w:rsid w:val="00984E42"/>
    <w:rsid w:val="00984F8E"/>
    <w:rsid w:val="00984FAC"/>
    <w:rsid w:val="00985072"/>
    <w:rsid w:val="009850B3"/>
    <w:rsid w:val="009852DB"/>
    <w:rsid w:val="009857BE"/>
    <w:rsid w:val="00985945"/>
    <w:rsid w:val="00985B6F"/>
    <w:rsid w:val="00985BEE"/>
    <w:rsid w:val="00985EDB"/>
    <w:rsid w:val="00985F36"/>
    <w:rsid w:val="00985FC0"/>
    <w:rsid w:val="00986153"/>
    <w:rsid w:val="00986422"/>
    <w:rsid w:val="009865EE"/>
    <w:rsid w:val="00986BBF"/>
    <w:rsid w:val="00986D35"/>
    <w:rsid w:val="0098712B"/>
    <w:rsid w:val="00987132"/>
    <w:rsid w:val="0098781A"/>
    <w:rsid w:val="009878B0"/>
    <w:rsid w:val="00987BE8"/>
    <w:rsid w:val="00987CB8"/>
    <w:rsid w:val="00987D90"/>
    <w:rsid w:val="00987E12"/>
    <w:rsid w:val="00987E6C"/>
    <w:rsid w:val="00987FC2"/>
    <w:rsid w:val="00990060"/>
    <w:rsid w:val="009907AF"/>
    <w:rsid w:val="0099095D"/>
    <w:rsid w:val="00990CB2"/>
    <w:rsid w:val="00990F83"/>
    <w:rsid w:val="00991479"/>
    <w:rsid w:val="009918E1"/>
    <w:rsid w:val="00991B28"/>
    <w:rsid w:val="00992563"/>
    <w:rsid w:val="009927ED"/>
    <w:rsid w:val="00992857"/>
    <w:rsid w:val="00992974"/>
    <w:rsid w:val="009929DE"/>
    <w:rsid w:val="00992D7C"/>
    <w:rsid w:val="009930F0"/>
    <w:rsid w:val="00993174"/>
    <w:rsid w:val="0099382C"/>
    <w:rsid w:val="00993B9C"/>
    <w:rsid w:val="00993C94"/>
    <w:rsid w:val="00993D5C"/>
    <w:rsid w:val="00993E7A"/>
    <w:rsid w:val="009942E4"/>
    <w:rsid w:val="0099459C"/>
    <w:rsid w:val="00995002"/>
    <w:rsid w:val="009950E1"/>
    <w:rsid w:val="00995600"/>
    <w:rsid w:val="0099583F"/>
    <w:rsid w:val="00995D64"/>
    <w:rsid w:val="0099653A"/>
    <w:rsid w:val="009966AB"/>
    <w:rsid w:val="00996F93"/>
    <w:rsid w:val="0099788C"/>
    <w:rsid w:val="009978CE"/>
    <w:rsid w:val="00997B6A"/>
    <w:rsid w:val="00997EE6"/>
    <w:rsid w:val="009A02B4"/>
    <w:rsid w:val="009A04BE"/>
    <w:rsid w:val="009A0CE7"/>
    <w:rsid w:val="009A0E69"/>
    <w:rsid w:val="009A1080"/>
    <w:rsid w:val="009A118E"/>
    <w:rsid w:val="009A178F"/>
    <w:rsid w:val="009A19FF"/>
    <w:rsid w:val="009A1A24"/>
    <w:rsid w:val="009A2076"/>
    <w:rsid w:val="009A22C9"/>
    <w:rsid w:val="009A2500"/>
    <w:rsid w:val="009A2A12"/>
    <w:rsid w:val="009A2A8D"/>
    <w:rsid w:val="009A2DA1"/>
    <w:rsid w:val="009A3437"/>
    <w:rsid w:val="009A3850"/>
    <w:rsid w:val="009A47BD"/>
    <w:rsid w:val="009A4C9C"/>
    <w:rsid w:val="009A50B7"/>
    <w:rsid w:val="009A58DC"/>
    <w:rsid w:val="009A5F7B"/>
    <w:rsid w:val="009A6089"/>
    <w:rsid w:val="009A6E12"/>
    <w:rsid w:val="009B0432"/>
    <w:rsid w:val="009B08F9"/>
    <w:rsid w:val="009B0EF1"/>
    <w:rsid w:val="009B12F8"/>
    <w:rsid w:val="009B1358"/>
    <w:rsid w:val="009B15A3"/>
    <w:rsid w:val="009B1720"/>
    <w:rsid w:val="009B1DE2"/>
    <w:rsid w:val="009B1E58"/>
    <w:rsid w:val="009B1E73"/>
    <w:rsid w:val="009B1EA6"/>
    <w:rsid w:val="009B2CFA"/>
    <w:rsid w:val="009B34B9"/>
    <w:rsid w:val="009B3A73"/>
    <w:rsid w:val="009B3F05"/>
    <w:rsid w:val="009B3FAF"/>
    <w:rsid w:val="009B4283"/>
    <w:rsid w:val="009B43FA"/>
    <w:rsid w:val="009B46CC"/>
    <w:rsid w:val="009B4864"/>
    <w:rsid w:val="009B486B"/>
    <w:rsid w:val="009B4C48"/>
    <w:rsid w:val="009B4E01"/>
    <w:rsid w:val="009B5024"/>
    <w:rsid w:val="009B528D"/>
    <w:rsid w:val="009B5ABF"/>
    <w:rsid w:val="009B5C98"/>
    <w:rsid w:val="009B5DE5"/>
    <w:rsid w:val="009B6116"/>
    <w:rsid w:val="009B64CD"/>
    <w:rsid w:val="009B670E"/>
    <w:rsid w:val="009B6FAC"/>
    <w:rsid w:val="009B70D2"/>
    <w:rsid w:val="009B72AD"/>
    <w:rsid w:val="009B7672"/>
    <w:rsid w:val="009B7C6F"/>
    <w:rsid w:val="009C0061"/>
    <w:rsid w:val="009C09D9"/>
    <w:rsid w:val="009C0D0C"/>
    <w:rsid w:val="009C11B9"/>
    <w:rsid w:val="009C13D1"/>
    <w:rsid w:val="009C1924"/>
    <w:rsid w:val="009C1B94"/>
    <w:rsid w:val="009C1E61"/>
    <w:rsid w:val="009C2163"/>
    <w:rsid w:val="009C22B2"/>
    <w:rsid w:val="009C2361"/>
    <w:rsid w:val="009C25B9"/>
    <w:rsid w:val="009C269C"/>
    <w:rsid w:val="009C2802"/>
    <w:rsid w:val="009C2E4A"/>
    <w:rsid w:val="009C2FDB"/>
    <w:rsid w:val="009C3105"/>
    <w:rsid w:val="009C35F1"/>
    <w:rsid w:val="009C3769"/>
    <w:rsid w:val="009C383C"/>
    <w:rsid w:val="009C38A0"/>
    <w:rsid w:val="009C3F93"/>
    <w:rsid w:val="009C41B8"/>
    <w:rsid w:val="009C4DD1"/>
    <w:rsid w:val="009C5036"/>
    <w:rsid w:val="009C598B"/>
    <w:rsid w:val="009C5A35"/>
    <w:rsid w:val="009C5E56"/>
    <w:rsid w:val="009C655C"/>
    <w:rsid w:val="009C67FD"/>
    <w:rsid w:val="009C69A0"/>
    <w:rsid w:val="009C6A74"/>
    <w:rsid w:val="009C6D05"/>
    <w:rsid w:val="009C702A"/>
    <w:rsid w:val="009C71FE"/>
    <w:rsid w:val="009C72C5"/>
    <w:rsid w:val="009C7460"/>
    <w:rsid w:val="009C78D4"/>
    <w:rsid w:val="009C7B34"/>
    <w:rsid w:val="009C7CF0"/>
    <w:rsid w:val="009C7DE3"/>
    <w:rsid w:val="009D02E6"/>
    <w:rsid w:val="009D058C"/>
    <w:rsid w:val="009D08A6"/>
    <w:rsid w:val="009D0D97"/>
    <w:rsid w:val="009D11D6"/>
    <w:rsid w:val="009D189B"/>
    <w:rsid w:val="009D19A4"/>
    <w:rsid w:val="009D1C6B"/>
    <w:rsid w:val="009D1D28"/>
    <w:rsid w:val="009D2160"/>
    <w:rsid w:val="009D22CB"/>
    <w:rsid w:val="009D2532"/>
    <w:rsid w:val="009D2B87"/>
    <w:rsid w:val="009D3184"/>
    <w:rsid w:val="009D335C"/>
    <w:rsid w:val="009D3699"/>
    <w:rsid w:val="009D3A78"/>
    <w:rsid w:val="009D4247"/>
    <w:rsid w:val="009D4639"/>
    <w:rsid w:val="009D478A"/>
    <w:rsid w:val="009D48C6"/>
    <w:rsid w:val="009D4B8A"/>
    <w:rsid w:val="009D5296"/>
    <w:rsid w:val="009D5485"/>
    <w:rsid w:val="009D59BB"/>
    <w:rsid w:val="009D5C4F"/>
    <w:rsid w:val="009D5FB7"/>
    <w:rsid w:val="009D603A"/>
    <w:rsid w:val="009D6137"/>
    <w:rsid w:val="009D63FF"/>
    <w:rsid w:val="009D66D7"/>
    <w:rsid w:val="009D67AB"/>
    <w:rsid w:val="009D6D7E"/>
    <w:rsid w:val="009D6E2E"/>
    <w:rsid w:val="009D6E8E"/>
    <w:rsid w:val="009D6EA2"/>
    <w:rsid w:val="009D7075"/>
    <w:rsid w:val="009D708E"/>
    <w:rsid w:val="009D7447"/>
    <w:rsid w:val="009D7638"/>
    <w:rsid w:val="009D7A7E"/>
    <w:rsid w:val="009E0735"/>
    <w:rsid w:val="009E0A1F"/>
    <w:rsid w:val="009E0B23"/>
    <w:rsid w:val="009E1219"/>
    <w:rsid w:val="009E13B7"/>
    <w:rsid w:val="009E13E1"/>
    <w:rsid w:val="009E15F9"/>
    <w:rsid w:val="009E24FB"/>
    <w:rsid w:val="009E2D97"/>
    <w:rsid w:val="009E2FDA"/>
    <w:rsid w:val="009E3240"/>
    <w:rsid w:val="009E32B3"/>
    <w:rsid w:val="009E3632"/>
    <w:rsid w:val="009E394F"/>
    <w:rsid w:val="009E415A"/>
    <w:rsid w:val="009E456A"/>
    <w:rsid w:val="009E49B1"/>
    <w:rsid w:val="009E4A40"/>
    <w:rsid w:val="009E4D09"/>
    <w:rsid w:val="009E4E27"/>
    <w:rsid w:val="009E54FD"/>
    <w:rsid w:val="009E5630"/>
    <w:rsid w:val="009E5FC6"/>
    <w:rsid w:val="009E60EA"/>
    <w:rsid w:val="009E6818"/>
    <w:rsid w:val="009E6875"/>
    <w:rsid w:val="009E6B6E"/>
    <w:rsid w:val="009E6C39"/>
    <w:rsid w:val="009E6C5F"/>
    <w:rsid w:val="009E6D8A"/>
    <w:rsid w:val="009E6E16"/>
    <w:rsid w:val="009E724A"/>
    <w:rsid w:val="009E74FD"/>
    <w:rsid w:val="009E7C61"/>
    <w:rsid w:val="009F00FB"/>
    <w:rsid w:val="009F0101"/>
    <w:rsid w:val="009F07CD"/>
    <w:rsid w:val="009F09A2"/>
    <w:rsid w:val="009F1493"/>
    <w:rsid w:val="009F15BB"/>
    <w:rsid w:val="009F16D8"/>
    <w:rsid w:val="009F19D1"/>
    <w:rsid w:val="009F1B87"/>
    <w:rsid w:val="009F1C13"/>
    <w:rsid w:val="009F1F84"/>
    <w:rsid w:val="009F222F"/>
    <w:rsid w:val="009F22AF"/>
    <w:rsid w:val="009F2388"/>
    <w:rsid w:val="009F2483"/>
    <w:rsid w:val="009F26A4"/>
    <w:rsid w:val="009F2C5A"/>
    <w:rsid w:val="009F38B7"/>
    <w:rsid w:val="009F3A88"/>
    <w:rsid w:val="009F3B61"/>
    <w:rsid w:val="009F42D5"/>
    <w:rsid w:val="009F4423"/>
    <w:rsid w:val="009F46C4"/>
    <w:rsid w:val="009F4953"/>
    <w:rsid w:val="009F4ACA"/>
    <w:rsid w:val="009F4EE3"/>
    <w:rsid w:val="009F4FC2"/>
    <w:rsid w:val="009F5578"/>
    <w:rsid w:val="009F56D9"/>
    <w:rsid w:val="009F585A"/>
    <w:rsid w:val="009F5934"/>
    <w:rsid w:val="009F5B83"/>
    <w:rsid w:val="009F5BEE"/>
    <w:rsid w:val="009F619D"/>
    <w:rsid w:val="009F6633"/>
    <w:rsid w:val="009F68BE"/>
    <w:rsid w:val="009F6A0F"/>
    <w:rsid w:val="009F6A25"/>
    <w:rsid w:val="009F6D9A"/>
    <w:rsid w:val="009F71B2"/>
    <w:rsid w:val="009F724E"/>
    <w:rsid w:val="009F7578"/>
    <w:rsid w:val="009F772C"/>
    <w:rsid w:val="009F7AAA"/>
    <w:rsid w:val="009F7EF9"/>
    <w:rsid w:val="00A00060"/>
    <w:rsid w:val="00A00475"/>
    <w:rsid w:val="00A004F2"/>
    <w:rsid w:val="00A00830"/>
    <w:rsid w:val="00A0085E"/>
    <w:rsid w:val="00A009DB"/>
    <w:rsid w:val="00A00FC1"/>
    <w:rsid w:val="00A01232"/>
    <w:rsid w:val="00A01374"/>
    <w:rsid w:val="00A0158D"/>
    <w:rsid w:val="00A017DD"/>
    <w:rsid w:val="00A018FF"/>
    <w:rsid w:val="00A02033"/>
    <w:rsid w:val="00A024C7"/>
    <w:rsid w:val="00A02C4A"/>
    <w:rsid w:val="00A02D7A"/>
    <w:rsid w:val="00A02FC0"/>
    <w:rsid w:val="00A0356A"/>
    <w:rsid w:val="00A038A1"/>
    <w:rsid w:val="00A03918"/>
    <w:rsid w:val="00A03ADE"/>
    <w:rsid w:val="00A0428A"/>
    <w:rsid w:val="00A04AFE"/>
    <w:rsid w:val="00A04EAB"/>
    <w:rsid w:val="00A059A8"/>
    <w:rsid w:val="00A05C73"/>
    <w:rsid w:val="00A060FB"/>
    <w:rsid w:val="00A068DE"/>
    <w:rsid w:val="00A06A58"/>
    <w:rsid w:val="00A06B0F"/>
    <w:rsid w:val="00A06F14"/>
    <w:rsid w:val="00A06FC4"/>
    <w:rsid w:val="00A073B6"/>
    <w:rsid w:val="00A07456"/>
    <w:rsid w:val="00A0783B"/>
    <w:rsid w:val="00A10023"/>
    <w:rsid w:val="00A10759"/>
    <w:rsid w:val="00A10819"/>
    <w:rsid w:val="00A10A49"/>
    <w:rsid w:val="00A10E81"/>
    <w:rsid w:val="00A10F6B"/>
    <w:rsid w:val="00A11168"/>
    <w:rsid w:val="00A1193E"/>
    <w:rsid w:val="00A11CAB"/>
    <w:rsid w:val="00A11ED5"/>
    <w:rsid w:val="00A11F13"/>
    <w:rsid w:val="00A11FA1"/>
    <w:rsid w:val="00A12522"/>
    <w:rsid w:val="00A12763"/>
    <w:rsid w:val="00A12BC3"/>
    <w:rsid w:val="00A12BCD"/>
    <w:rsid w:val="00A12D2B"/>
    <w:rsid w:val="00A13138"/>
    <w:rsid w:val="00A1343F"/>
    <w:rsid w:val="00A13580"/>
    <w:rsid w:val="00A13B5C"/>
    <w:rsid w:val="00A13DF9"/>
    <w:rsid w:val="00A14A82"/>
    <w:rsid w:val="00A14D96"/>
    <w:rsid w:val="00A153AC"/>
    <w:rsid w:val="00A1593E"/>
    <w:rsid w:val="00A15AF7"/>
    <w:rsid w:val="00A15DDA"/>
    <w:rsid w:val="00A16185"/>
    <w:rsid w:val="00A16B3B"/>
    <w:rsid w:val="00A1710E"/>
    <w:rsid w:val="00A172D7"/>
    <w:rsid w:val="00A17397"/>
    <w:rsid w:val="00A17BBB"/>
    <w:rsid w:val="00A17F30"/>
    <w:rsid w:val="00A20027"/>
    <w:rsid w:val="00A2008F"/>
    <w:rsid w:val="00A203E4"/>
    <w:rsid w:val="00A20D6E"/>
    <w:rsid w:val="00A21013"/>
    <w:rsid w:val="00A211F9"/>
    <w:rsid w:val="00A2180E"/>
    <w:rsid w:val="00A21833"/>
    <w:rsid w:val="00A219A1"/>
    <w:rsid w:val="00A21ADC"/>
    <w:rsid w:val="00A21C2D"/>
    <w:rsid w:val="00A21D6A"/>
    <w:rsid w:val="00A22274"/>
    <w:rsid w:val="00A2242F"/>
    <w:rsid w:val="00A22632"/>
    <w:rsid w:val="00A22797"/>
    <w:rsid w:val="00A227E3"/>
    <w:rsid w:val="00A22B38"/>
    <w:rsid w:val="00A22CD8"/>
    <w:rsid w:val="00A23040"/>
    <w:rsid w:val="00A230A6"/>
    <w:rsid w:val="00A231AE"/>
    <w:rsid w:val="00A23308"/>
    <w:rsid w:val="00A238C6"/>
    <w:rsid w:val="00A23E61"/>
    <w:rsid w:val="00A24174"/>
    <w:rsid w:val="00A24999"/>
    <w:rsid w:val="00A24B8F"/>
    <w:rsid w:val="00A24C90"/>
    <w:rsid w:val="00A24E9E"/>
    <w:rsid w:val="00A24EC9"/>
    <w:rsid w:val="00A24F83"/>
    <w:rsid w:val="00A2548F"/>
    <w:rsid w:val="00A2561B"/>
    <w:rsid w:val="00A258A8"/>
    <w:rsid w:val="00A26530"/>
    <w:rsid w:val="00A266BD"/>
    <w:rsid w:val="00A2679E"/>
    <w:rsid w:val="00A2684C"/>
    <w:rsid w:val="00A26BA0"/>
    <w:rsid w:val="00A26D83"/>
    <w:rsid w:val="00A26DA4"/>
    <w:rsid w:val="00A2715C"/>
    <w:rsid w:val="00A271B6"/>
    <w:rsid w:val="00A30020"/>
    <w:rsid w:val="00A30607"/>
    <w:rsid w:val="00A30660"/>
    <w:rsid w:val="00A30789"/>
    <w:rsid w:val="00A30F79"/>
    <w:rsid w:val="00A313FA"/>
    <w:rsid w:val="00A316D4"/>
    <w:rsid w:val="00A3193D"/>
    <w:rsid w:val="00A32265"/>
    <w:rsid w:val="00A32721"/>
    <w:rsid w:val="00A327C2"/>
    <w:rsid w:val="00A32817"/>
    <w:rsid w:val="00A32881"/>
    <w:rsid w:val="00A32EF9"/>
    <w:rsid w:val="00A3353D"/>
    <w:rsid w:val="00A339D1"/>
    <w:rsid w:val="00A33E32"/>
    <w:rsid w:val="00A3413D"/>
    <w:rsid w:val="00A34445"/>
    <w:rsid w:val="00A34AFF"/>
    <w:rsid w:val="00A34E7A"/>
    <w:rsid w:val="00A35505"/>
    <w:rsid w:val="00A355CC"/>
    <w:rsid w:val="00A3612B"/>
    <w:rsid w:val="00A36A9C"/>
    <w:rsid w:val="00A36ACC"/>
    <w:rsid w:val="00A36C70"/>
    <w:rsid w:val="00A36D5E"/>
    <w:rsid w:val="00A37322"/>
    <w:rsid w:val="00A37B47"/>
    <w:rsid w:val="00A402A0"/>
    <w:rsid w:val="00A40376"/>
    <w:rsid w:val="00A409C0"/>
    <w:rsid w:val="00A40A21"/>
    <w:rsid w:val="00A40DE6"/>
    <w:rsid w:val="00A40E54"/>
    <w:rsid w:val="00A41945"/>
    <w:rsid w:val="00A42033"/>
    <w:rsid w:val="00A42939"/>
    <w:rsid w:val="00A42CE9"/>
    <w:rsid w:val="00A42EC2"/>
    <w:rsid w:val="00A43541"/>
    <w:rsid w:val="00A43E98"/>
    <w:rsid w:val="00A44150"/>
    <w:rsid w:val="00A44242"/>
    <w:rsid w:val="00A4433B"/>
    <w:rsid w:val="00A44B50"/>
    <w:rsid w:val="00A45070"/>
    <w:rsid w:val="00A45895"/>
    <w:rsid w:val="00A45D68"/>
    <w:rsid w:val="00A469D0"/>
    <w:rsid w:val="00A4730B"/>
    <w:rsid w:val="00A47467"/>
    <w:rsid w:val="00A474DE"/>
    <w:rsid w:val="00A47815"/>
    <w:rsid w:val="00A479BF"/>
    <w:rsid w:val="00A47A88"/>
    <w:rsid w:val="00A5034B"/>
    <w:rsid w:val="00A503D1"/>
    <w:rsid w:val="00A5090F"/>
    <w:rsid w:val="00A50CA9"/>
    <w:rsid w:val="00A50D96"/>
    <w:rsid w:val="00A51078"/>
    <w:rsid w:val="00A51185"/>
    <w:rsid w:val="00A5129A"/>
    <w:rsid w:val="00A512C5"/>
    <w:rsid w:val="00A513B4"/>
    <w:rsid w:val="00A5162D"/>
    <w:rsid w:val="00A51EBB"/>
    <w:rsid w:val="00A51F2D"/>
    <w:rsid w:val="00A5228C"/>
    <w:rsid w:val="00A532F9"/>
    <w:rsid w:val="00A53CF4"/>
    <w:rsid w:val="00A53E73"/>
    <w:rsid w:val="00A544DE"/>
    <w:rsid w:val="00A54596"/>
    <w:rsid w:val="00A549B9"/>
    <w:rsid w:val="00A553AA"/>
    <w:rsid w:val="00A554DC"/>
    <w:rsid w:val="00A556AF"/>
    <w:rsid w:val="00A5570B"/>
    <w:rsid w:val="00A5594D"/>
    <w:rsid w:val="00A55C5C"/>
    <w:rsid w:val="00A56481"/>
    <w:rsid w:val="00A56535"/>
    <w:rsid w:val="00A56A86"/>
    <w:rsid w:val="00A56DAA"/>
    <w:rsid w:val="00A57C88"/>
    <w:rsid w:val="00A57CD7"/>
    <w:rsid w:val="00A57E05"/>
    <w:rsid w:val="00A57FA2"/>
    <w:rsid w:val="00A6033D"/>
    <w:rsid w:val="00A61007"/>
    <w:rsid w:val="00A61D51"/>
    <w:rsid w:val="00A61E00"/>
    <w:rsid w:val="00A623F9"/>
    <w:rsid w:val="00A6243E"/>
    <w:rsid w:val="00A62AD1"/>
    <w:rsid w:val="00A62E59"/>
    <w:rsid w:val="00A62F32"/>
    <w:rsid w:val="00A63621"/>
    <w:rsid w:val="00A63642"/>
    <w:rsid w:val="00A636EC"/>
    <w:rsid w:val="00A63D79"/>
    <w:rsid w:val="00A646C1"/>
    <w:rsid w:val="00A64AB1"/>
    <w:rsid w:val="00A64C3B"/>
    <w:rsid w:val="00A64E8A"/>
    <w:rsid w:val="00A652E6"/>
    <w:rsid w:val="00A653CC"/>
    <w:rsid w:val="00A6543E"/>
    <w:rsid w:val="00A6546A"/>
    <w:rsid w:val="00A659A7"/>
    <w:rsid w:val="00A65B10"/>
    <w:rsid w:val="00A66762"/>
    <w:rsid w:val="00A66812"/>
    <w:rsid w:val="00A66ED0"/>
    <w:rsid w:val="00A670ED"/>
    <w:rsid w:val="00A6734A"/>
    <w:rsid w:val="00A67A17"/>
    <w:rsid w:val="00A67AA7"/>
    <w:rsid w:val="00A67AE5"/>
    <w:rsid w:val="00A67E78"/>
    <w:rsid w:val="00A702C8"/>
    <w:rsid w:val="00A703F4"/>
    <w:rsid w:val="00A70CCD"/>
    <w:rsid w:val="00A71208"/>
    <w:rsid w:val="00A7160A"/>
    <w:rsid w:val="00A71CA1"/>
    <w:rsid w:val="00A71D7E"/>
    <w:rsid w:val="00A71F61"/>
    <w:rsid w:val="00A7229C"/>
    <w:rsid w:val="00A723BB"/>
    <w:rsid w:val="00A723DE"/>
    <w:rsid w:val="00A72BB5"/>
    <w:rsid w:val="00A72BC6"/>
    <w:rsid w:val="00A72DEB"/>
    <w:rsid w:val="00A72E08"/>
    <w:rsid w:val="00A732A7"/>
    <w:rsid w:val="00A7332D"/>
    <w:rsid w:val="00A73394"/>
    <w:rsid w:val="00A73484"/>
    <w:rsid w:val="00A73513"/>
    <w:rsid w:val="00A735C7"/>
    <w:rsid w:val="00A73DC7"/>
    <w:rsid w:val="00A73E93"/>
    <w:rsid w:val="00A74057"/>
    <w:rsid w:val="00A740A3"/>
    <w:rsid w:val="00A7417F"/>
    <w:rsid w:val="00A74388"/>
    <w:rsid w:val="00A747AB"/>
    <w:rsid w:val="00A747BF"/>
    <w:rsid w:val="00A74B06"/>
    <w:rsid w:val="00A75086"/>
    <w:rsid w:val="00A75999"/>
    <w:rsid w:val="00A75B6C"/>
    <w:rsid w:val="00A75D54"/>
    <w:rsid w:val="00A75D98"/>
    <w:rsid w:val="00A75DB7"/>
    <w:rsid w:val="00A75F48"/>
    <w:rsid w:val="00A7654C"/>
    <w:rsid w:val="00A76746"/>
    <w:rsid w:val="00A769CD"/>
    <w:rsid w:val="00A76BF3"/>
    <w:rsid w:val="00A76C4E"/>
    <w:rsid w:val="00A76DB1"/>
    <w:rsid w:val="00A76ECD"/>
    <w:rsid w:val="00A76ED6"/>
    <w:rsid w:val="00A76F31"/>
    <w:rsid w:val="00A77002"/>
    <w:rsid w:val="00A77B40"/>
    <w:rsid w:val="00A77FAC"/>
    <w:rsid w:val="00A80705"/>
    <w:rsid w:val="00A807CF"/>
    <w:rsid w:val="00A80EAC"/>
    <w:rsid w:val="00A80EC6"/>
    <w:rsid w:val="00A8102A"/>
    <w:rsid w:val="00A81075"/>
    <w:rsid w:val="00A81216"/>
    <w:rsid w:val="00A81470"/>
    <w:rsid w:val="00A816D9"/>
    <w:rsid w:val="00A81A57"/>
    <w:rsid w:val="00A81A59"/>
    <w:rsid w:val="00A81F73"/>
    <w:rsid w:val="00A82176"/>
    <w:rsid w:val="00A8235D"/>
    <w:rsid w:val="00A826D0"/>
    <w:rsid w:val="00A82779"/>
    <w:rsid w:val="00A8297E"/>
    <w:rsid w:val="00A82CB7"/>
    <w:rsid w:val="00A83021"/>
    <w:rsid w:val="00A83080"/>
    <w:rsid w:val="00A8349B"/>
    <w:rsid w:val="00A83556"/>
    <w:rsid w:val="00A83932"/>
    <w:rsid w:val="00A842F2"/>
    <w:rsid w:val="00A8454A"/>
    <w:rsid w:val="00A84868"/>
    <w:rsid w:val="00A84BAD"/>
    <w:rsid w:val="00A84CF4"/>
    <w:rsid w:val="00A84FE0"/>
    <w:rsid w:val="00A85243"/>
    <w:rsid w:val="00A85409"/>
    <w:rsid w:val="00A8560F"/>
    <w:rsid w:val="00A8591C"/>
    <w:rsid w:val="00A85CDA"/>
    <w:rsid w:val="00A85F87"/>
    <w:rsid w:val="00A86550"/>
    <w:rsid w:val="00A869E3"/>
    <w:rsid w:val="00A86EF0"/>
    <w:rsid w:val="00A87848"/>
    <w:rsid w:val="00A879DD"/>
    <w:rsid w:val="00A90039"/>
    <w:rsid w:val="00A90254"/>
    <w:rsid w:val="00A90722"/>
    <w:rsid w:val="00A908ED"/>
    <w:rsid w:val="00A91EA8"/>
    <w:rsid w:val="00A922B1"/>
    <w:rsid w:val="00A92C4F"/>
    <w:rsid w:val="00A92E16"/>
    <w:rsid w:val="00A93755"/>
    <w:rsid w:val="00A94195"/>
    <w:rsid w:val="00A948E2"/>
    <w:rsid w:val="00A9493D"/>
    <w:rsid w:val="00A94A89"/>
    <w:rsid w:val="00A94AF7"/>
    <w:rsid w:val="00A94CAF"/>
    <w:rsid w:val="00A94CDC"/>
    <w:rsid w:val="00A95244"/>
    <w:rsid w:val="00A952AC"/>
    <w:rsid w:val="00A9534F"/>
    <w:rsid w:val="00A95466"/>
    <w:rsid w:val="00A955C9"/>
    <w:rsid w:val="00A95661"/>
    <w:rsid w:val="00A9583F"/>
    <w:rsid w:val="00A95A86"/>
    <w:rsid w:val="00A95C67"/>
    <w:rsid w:val="00A968E8"/>
    <w:rsid w:val="00A969A2"/>
    <w:rsid w:val="00A969E4"/>
    <w:rsid w:val="00A96B52"/>
    <w:rsid w:val="00A96BE7"/>
    <w:rsid w:val="00A9738E"/>
    <w:rsid w:val="00A977FA"/>
    <w:rsid w:val="00A97A92"/>
    <w:rsid w:val="00A97C9B"/>
    <w:rsid w:val="00A97D65"/>
    <w:rsid w:val="00A97FD7"/>
    <w:rsid w:val="00A97FF0"/>
    <w:rsid w:val="00AA0294"/>
    <w:rsid w:val="00AA08BF"/>
    <w:rsid w:val="00AA09E0"/>
    <w:rsid w:val="00AA0A2E"/>
    <w:rsid w:val="00AA0AD5"/>
    <w:rsid w:val="00AA0BBD"/>
    <w:rsid w:val="00AA0D37"/>
    <w:rsid w:val="00AA12E7"/>
    <w:rsid w:val="00AA1466"/>
    <w:rsid w:val="00AA1858"/>
    <w:rsid w:val="00AA1DC5"/>
    <w:rsid w:val="00AA1EDA"/>
    <w:rsid w:val="00AA2165"/>
    <w:rsid w:val="00AA2869"/>
    <w:rsid w:val="00AA2CF9"/>
    <w:rsid w:val="00AA2E12"/>
    <w:rsid w:val="00AA30FD"/>
    <w:rsid w:val="00AA31AA"/>
    <w:rsid w:val="00AA38E7"/>
    <w:rsid w:val="00AA3DB1"/>
    <w:rsid w:val="00AA3DD5"/>
    <w:rsid w:val="00AA4103"/>
    <w:rsid w:val="00AA437F"/>
    <w:rsid w:val="00AA46DE"/>
    <w:rsid w:val="00AA470E"/>
    <w:rsid w:val="00AA4A65"/>
    <w:rsid w:val="00AA4A67"/>
    <w:rsid w:val="00AA4C25"/>
    <w:rsid w:val="00AA4EAF"/>
    <w:rsid w:val="00AA5560"/>
    <w:rsid w:val="00AA5696"/>
    <w:rsid w:val="00AA5872"/>
    <w:rsid w:val="00AA58EE"/>
    <w:rsid w:val="00AA5C88"/>
    <w:rsid w:val="00AA5E73"/>
    <w:rsid w:val="00AA6313"/>
    <w:rsid w:val="00AA6821"/>
    <w:rsid w:val="00AA6890"/>
    <w:rsid w:val="00AA69FE"/>
    <w:rsid w:val="00AA6D4D"/>
    <w:rsid w:val="00AA7118"/>
    <w:rsid w:val="00AA7658"/>
    <w:rsid w:val="00AA78E8"/>
    <w:rsid w:val="00AB004C"/>
    <w:rsid w:val="00AB031E"/>
    <w:rsid w:val="00AB04E2"/>
    <w:rsid w:val="00AB0B86"/>
    <w:rsid w:val="00AB0EB6"/>
    <w:rsid w:val="00AB1122"/>
    <w:rsid w:val="00AB11E5"/>
    <w:rsid w:val="00AB12EA"/>
    <w:rsid w:val="00AB1534"/>
    <w:rsid w:val="00AB159D"/>
    <w:rsid w:val="00AB18D3"/>
    <w:rsid w:val="00AB1EED"/>
    <w:rsid w:val="00AB26CD"/>
    <w:rsid w:val="00AB29D9"/>
    <w:rsid w:val="00AB2F09"/>
    <w:rsid w:val="00AB3604"/>
    <w:rsid w:val="00AB3AD3"/>
    <w:rsid w:val="00AB429E"/>
    <w:rsid w:val="00AB45C0"/>
    <w:rsid w:val="00AB4B81"/>
    <w:rsid w:val="00AB5090"/>
    <w:rsid w:val="00AB56F6"/>
    <w:rsid w:val="00AB5715"/>
    <w:rsid w:val="00AB5873"/>
    <w:rsid w:val="00AB5BAD"/>
    <w:rsid w:val="00AB5DCA"/>
    <w:rsid w:val="00AB5E97"/>
    <w:rsid w:val="00AB5E98"/>
    <w:rsid w:val="00AB5FCA"/>
    <w:rsid w:val="00AB5FE6"/>
    <w:rsid w:val="00AB64A6"/>
    <w:rsid w:val="00AB701A"/>
    <w:rsid w:val="00AB75F1"/>
    <w:rsid w:val="00AB7BE8"/>
    <w:rsid w:val="00AB7DE8"/>
    <w:rsid w:val="00AB7F27"/>
    <w:rsid w:val="00AB7FED"/>
    <w:rsid w:val="00AC0054"/>
    <w:rsid w:val="00AC0F56"/>
    <w:rsid w:val="00AC0FAB"/>
    <w:rsid w:val="00AC12ED"/>
    <w:rsid w:val="00AC18F4"/>
    <w:rsid w:val="00AC1B95"/>
    <w:rsid w:val="00AC1DF0"/>
    <w:rsid w:val="00AC1F8A"/>
    <w:rsid w:val="00AC1FD7"/>
    <w:rsid w:val="00AC1FE2"/>
    <w:rsid w:val="00AC2080"/>
    <w:rsid w:val="00AC2082"/>
    <w:rsid w:val="00AC2352"/>
    <w:rsid w:val="00AC313F"/>
    <w:rsid w:val="00AC334C"/>
    <w:rsid w:val="00AC382B"/>
    <w:rsid w:val="00AC3972"/>
    <w:rsid w:val="00AC3AB2"/>
    <w:rsid w:val="00AC437D"/>
    <w:rsid w:val="00AC4395"/>
    <w:rsid w:val="00AC489E"/>
    <w:rsid w:val="00AC4BA7"/>
    <w:rsid w:val="00AC552B"/>
    <w:rsid w:val="00AC557A"/>
    <w:rsid w:val="00AC589B"/>
    <w:rsid w:val="00AC5C29"/>
    <w:rsid w:val="00AC5E73"/>
    <w:rsid w:val="00AC5F2E"/>
    <w:rsid w:val="00AC62D8"/>
    <w:rsid w:val="00AC66C6"/>
    <w:rsid w:val="00AC6C47"/>
    <w:rsid w:val="00AC7474"/>
    <w:rsid w:val="00AC77B1"/>
    <w:rsid w:val="00AD009D"/>
    <w:rsid w:val="00AD00A4"/>
    <w:rsid w:val="00AD00B1"/>
    <w:rsid w:val="00AD08F8"/>
    <w:rsid w:val="00AD0A7C"/>
    <w:rsid w:val="00AD0BE7"/>
    <w:rsid w:val="00AD0C07"/>
    <w:rsid w:val="00AD0D94"/>
    <w:rsid w:val="00AD0E4E"/>
    <w:rsid w:val="00AD172F"/>
    <w:rsid w:val="00AD17CD"/>
    <w:rsid w:val="00AD1827"/>
    <w:rsid w:val="00AD19EB"/>
    <w:rsid w:val="00AD1F88"/>
    <w:rsid w:val="00AD2DD6"/>
    <w:rsid w:val="00AD3223"/>
    <w:rsid w:val="00AD3605"/>
    <w:rsid w:val="00AD364E"/>
    <w:rsid w:val="00AD3A91"/>
    <w:rsid w:val="00AD3C3F"/>
    <w:rsid w:val="00AD46D1"/>
    <w:rsid w:val="00AD4848"/>
    <w:rsid w:val="00AD50F4"/>
    <w:rsid w:val="00AD5161"/>
    <w:rsid w:val="00AD5777"/>
    <w:rsid w:val="00AD57B2"/>
    <w:rsid w:val="00AD582B"/>
    <w:rsid w:val="00AD5A4D"/>
    <w:rsid w:val="00AD5AE8"/>
    <w:rsid w:val="00AD6393"/>
    <w:rsid w:val="00AD67EA"/>
    <w:rsid w:val="00AD73C1"/>
    <w:rsid w:val="00AD73FA"/>
    <w:rsid w:val="00AD774A"/>
    <w:rsid w:val="00AD7794"/>
    <w:rsid w:val="00AD7E17"/>
    <w:rsid w:val="00AD7EC6"/>
    <w:rsid w:val="00AD7F34"/>
    <w:rsid w:val="00AE00CA"/>
    <w:rsid w:val="00AE0840"/>
    <w:rsid w:val="00AE0A0F"/>
    <w:rsid w:val="00AE0C20"/>
    <w:rsid w:val="00AE158B"/>
    <w:rsid w:val="00AE18E0"/>
    <w:rsid w:val="00AE1D22"/>
    <w:rsid w:val="00AE1F19"/>
    <w:rsid w:val="00AE2145"/>
    <w:rsid w:val="00AE2195"/>
    <w:rsid w:val="00AE2A7E"/>
    <w:rsid w:val="00AE2BE0"/>
    <w:rsid w:val="00AE2CD5"/>
    <w:rsid w:val="00AE30BB"/>
    <w:rsid w:val="00AE3215"/>
    <w:rsid w:val="00AE3A3A"/>
    <w:rsid w:val="00AE435C"/>
    <w:rsid w:val="00AE498E"/>
    <w:rsid w:val="00AE4E45"/>
    <w:rsid w:val="00AE53A7"/>
    <w:rsid w:val="00AE5B52"/>
    <w:rsid w:val="00AE5C62"/>
    <w:rsid w:val="00AE5F5E"/>
    <w:rsid w:val="00AE623F"/>
    <w:rsid w:val="00AE62C8"/>
    <w:rsid w:val="00AE62F4"/>
    <w:rsid w:val="00AE65B7"/>
    <w:rsid w:val="00AE65CA"/>
    <w:rsid w:val="00AE67E0"/>
    <w:rsid w:val="00AE6827"/>
    <w:rsid w:val="00AE6898"/>
    <w:rsid w:val="00AE6918"/>
    <w:rsid w:val="00AF0051"/>
    <w:rsid w:val="00AF0066"/>
    <w:rsid w:val="00AF01C8"/>
    <w:rsid w:val="00AF01E3"/>
    <w:rsid w:val="00AF0765"/>
    <w:rsid w:val="00AF0848"/>
    <w:rsid w:val="00AF0BB3"/>
    <w:rsid w:val="00AF1443"/>
    <w:rsid w:val="00AF16E9"/>
    <w:rsid w:val="00AF1E8F"/>
    <w:rsid w:val="00AF21A2"/>
    <w:rsid w:val="00AF2B4D"/>
    <w:rsid w:val="00AF2C9F"/>
    <w:rsid w:val="00AF2D38"/>
    <w:rsid w:val="00AF2E3F"/>
    <w:rsid w:val="00AF2EF6"/>
    <w:rsid w:val="00AF310F"/>
    <w:rsid w:val="00AF32F1"/>
    <w:rsid w:val="00AF3732"/>
    <w:rsid w:val="00AF37D4"/>
    <w:rsid w:val="00AF3DCE"/>
    <w:rsid w:val="00AF3FE2"/>
    <w:rsid w:val="00AF445F"/>
    <w:rsid w:val="00AF480E"/>
    <w:rsid w:val="00AF48A6"/>
    <w:rsid w:val="00AF49A8"/>
    <w:rsid w:val="00AF4B6C"/>
    <w:rsid w:val="00AF4BC1"/>
    <w:rsid w:val="00AF5326"/>
    <w:rsid w:val="00AF576C"/>
    <w:rsid w:val="00AF5E86"/>
    <w:rsid w:val="00AF624B"/>
    <w:rsid w:val="00AF6393"/>
    <w:rsid w:val="00AF640F"/>
    <w:rsid w:val="00AF6678"/>
    <w:rsid w:val="00AF6683"/>
    <w:rsid w:val="00AF70AA"/>
    <w:rsid w:val="00B0010F"/>
    <w:rsid w:val="00B00592"/>
    <w:rsid w:val="00B00617"/>
    <w:rsid w:val="00B00717"/>
    <w:rsid w:val="00B00AE9"/>
    <w:rsid w:val="00B00C6D"/>
    <w:rsid w:val="00B01051"/>
    <w:rsid w:val="00B01658"/>
    <w:rsid w:val="00B0192B"/>
    <w:rsid w:val="00B01BDD"/>
    <w:rsid w:val="00B01D5E"/>
    <w:rsid w:val="00B0222A"/>
    <w:rsid w:val="00B0237F"/>
    <w:rsid w:val="00B02411"/>
    <w:rsid w:val="00B02706"/>
    <w:rsid w:val="00B0277E"/>
    <w:rsid w:val="00B02CD9"/>
    <w:rsid w:val="00B02D78"/>
    <w:rsid w:val="00B034D0"/>
    <w:rsid w:val="00B03915"/>
    <w:rsid w:val="00B03FCB"/>
    <w:rsid w:val="00B042BE"/>
    <w:rsid w:val="00B04E42"/>
    <w:rsid w:val="00B056F3"/>
    <w:rsid w:val="00B057A2"/>
    <w:rsid w:val="00B0618A"/>
    <w:rsid w:val="00B0642A"/>
    <w:rsid w:val="00B06582"/>
    <w:rsid w:val="00B065DF"/>
    <w:rsid w:val="00B07228"/>
    <w:rsid w:val="00B0736E"/>
    <w:rsid w:val="00B07FA3"/>
    <w:rsid w:val="00B1053E"/>
    <w:rsid w:val="00B106F8"/>
    <w:rsid w:val="00B108CB"/>
    <w:rsid w:val="00B10B44"/>
    <w:rsid w:val="00B10B8A"/>
    <w:rsid w:val="00B10E10"/>
    <w:rsid w:val="00B10F7B"/>
    <w:rsid w:val="00B11585"/>
    <w:rsid w:val="00B11C23"/>
    <w:rsid w:val="00B11C91"/>
    <w:rsid w:val="00B122C8"/>
    <w:rsid w:val="00B13134"/>
    <w:rsid w:val="00B136C8"/>
    <w:rsid w:val="00B139AF"/>
    <w:rsid w:val="00B13BA3"/>
    <w:rsid w:val="00B13BC4"/>
    <w:rsid w:val="00B13BCD"/>
    <w:rsid w:val="00B13C0D"/>
    <w:rsid w:val="00B13C31"/>
    <w:rsid w:val="00B13E3F"/>
    <w:rsid w:val="00B140D1"/>
    <w:rsid w:val="00B14140"/>
    <w:rsid w:val="00B1445A"/>
    <w:rsid w:val="00B14508"/>
    <w:rsid w:val="00B14B11"/>
    <w:rsid w:val="00B14C90"/>
    <w:rsid w:val="00B14DF1"/>
    <w:rsid w:val="00B1504A"/>
    <w:rsid w:val="00B150F4"/>
    <w:rsid w:val="00B1587A"/>
    <w:rsid w:val="00B15C76"/>
    <w:rsid w:val="00B164DE"/>
    <w:rsid w:val="00B165F0"/>
    <w:rsid w:val="00B16FB9"/>
    <w:rsid w:val="00B17086"/>
    <w:rsid w:val="00B177E0"/>
    <w:rsid w:val="00B17A36"/>
    <w:rsid w:val="00B17E0F"/>
    <w:rsid w:val="00B20041"/>
    <w:rsid w:val="00B2027B"/>
    <w:rsid w:val="00B20963"/>
    <w:rsid w:val="00B20F64"/>
    <w:rsid w:val="00B21265"/>
    <w:rsid w:val="00B21416"/>
    <w:rsid w:val="00B2162A"/>
    <w:rsid w:val="00B21AC6"/>
    <w:rsid w:val="00B21E3F"/>
    <w:rsid w:val="00B2243A"/>
    <w:rsid w:val="00B2253A"/>
    <w:rsid w:val="00B2263C"/>
    <w:rsid w:val="00B2293C"/>
    <w:rsid w:val="00B22BF0"/>
    <w:rsid w:val="00B22EA3"/>
    <w:rsid w:val="00B22EA9"/>
    <w:rsid w:val="00B22FA1"/>
    <w:rsid w:val="00B23294"/>
    <w:rsid w:val="00B236FA"/>
    <w:rsid w:val="00B23903"/>
    <w:rsid w:val="00B23A5F"/>
    <w:rsid w:val="00B23E5D"/>
    <w:rsid w:val="00B24D38"/>
    <w:rsid w:val="00B24E13"/>
    <w:rsid w:val="00B2506A"/>
    <w:rsid w:val="00B25331"/>
    <w:rsid w:val="00B253F1"/>
    <w:rsid w:val="00B25913"/>
    <w:rsid w:val="00B25BC6"/>
    <w:rsid w:val="00B25DB3"/>
    <w:rsid w:val="00B25FD0"/>
    <w:rsid w:val="00B26176"/>
    <w:rsid w:val="00B266F4"/>
    <w:rsid w:val="00B267CD"/>
    <w:rsid w:val="00B26800"/>
    <w:rsid w:val="00B26A93"/>
    <w:rsid w:val="00B26B53"/>
    <w:rsid w:val="00B26D8D"/>
    <w:rsid w:val="00B26E86"/>
    <w:rsid w:val="00B270F4"/>
    <w:rsid w:val="00B271B6"/>
    <w:rsid w:val="00B27402"/>
    <w:rsid w:val="00B2780D"/>
    <w:rsid w:val="00B279DF"/>
    <w:rsid w:val="00B301C5"/>
    <w:rsid w:val="00B3025A"/>
    <w:rsid w:val="00B30710"/>
    <w:rsid w:val="00B30970"/>
    <w:rsid w:val="00B309D8"/>
    <w:rsid w:val="00B30ACC"/>
    <w:rsid w:val="00B30B9A"/>
    <w:rsid w:val="00B30CA7"/>
    <w:rsid w:val="00B30F0D"/>
    <w:rsid w:val="00B31188"/>
    <w:rsid w:val="00B311F9"/>
    <w:rsid w:val="00B31B35"/>
    <w:rsid w:val="00B3275F"/>
    <w:rsid w:val="00B3345A"/>
    <w:rsid w:val="00B335EE"/>
    <w:rsid w:val="00B337C0"/>
    <w:rsid w:val="00B338E5"/>
    <w:rsid w:val="00B34071"/>
    <w:rsid w:val="00B34481"/>
    <w:rsid w:val="00B34781"/>
    <w:rsid w:val="00B34A1C"/>
    <w:rsid w:val="00B34D5B"/>
    <w:rsid w:val="00B352D6"/>
    <w:rsid w:val="00B35416"/>
    <w:rsid w:val="00B360D6"/>
    <w:rsid w:val="00B3663F"/>
    <w:rsid w:val="00B36F1F"/>
    <w:rsid w:val="00B36FE2"/>
    <w:rsid w:val="00B371B6"/>
    <w:rsid w:val="00B3728D"/>
    <w:rsid w:val="00B37341"/>
    <w:rsid w:val="00B3738F"/>
    <w:rsid w:val="00B376DC"/>
    <w:rsid w:val="00B37979"/>
    <w:rsid w:val="00B379D8"/>
    <w:rsid w:val="00B37EE7"/>
    <w:rsid w:val="00B4009F"/>
    <w:rsid w:val="00B40245"/>
    <w:rsid w:val="00B4028B"/>
    <w:rsid w:val="00B4031D"/>
    <w:rsid w:val="00B40696"/>
    <w:rsid w:val="00B40768"/>
    <w:rsid w:val="00B407D3"/>
    <w:rsid w:val="00B40CD1"/>
    <w:rsid w:val="00B40D07"/>
    <w:rsid w:val="00B40D61"/>
    <w:rsid w:val="00B41159"/>
    <w:rsid w:val="00B41247"/>
    <w:rsid w:val="00B412E3"/>
    <w:rsid w:val="00B41571"/>
    <w:rsid w:val="00B41595"/>
    <w:rsid w:val="00B41FFC"/>
    <w:rsid w:val="00B42414"/>
    <w:rsid w:val="00B4241B"/>
    <w:rsid w:val="00B42BBF"/>
    <w:rsid w:val="00B42CAB"/>
    <w:rsid w:val="00B430F2"/>
    <w:rsid w:val="00B43414"/>
    <w:rsid w:val="00B436D5"/>
    <w:rsid w:val="00B438D7"/>
    <w:rsid w:val="00B43F10"/>
    <w:rsid w:val="00B43F7C"/>
    <w:rsid w:val="00B44180"/>
    <w:rsid w:val="00B443B9"/>
    <w:rsid w:val="00B44406"/>
    <w:rsid w:val="00B44416"/>
    <w:rsid w:val="00B444AC"/>
    <w:rsid w:val="00B4461F"/>
    <w:rsid w:val="00B447EE"/>
    <w:rsid w:val="00B449A6"/>
    <w:rsid w:val="00B44DBC"/>
    <w:rsid w:val="00B44E18"/>
    <w:rsid w:val="00B45252"/>
    <w:rsid w:val="00B45497"/>
    <w:rsid w:val="00B4597C"/>
    <w:rsid w:val="00B45BFB"/>
    <w:rsid w:val="00B45E24"/>
    <w:rsid w:val="00B463AE"/>
    <w:rsid w:val="00B46479"/>
    <w:rsid w:val="00B46C21"/>
    <w:rsid w:val="00B46CBD"/>
    <w:rsid w:val="00B46CE2"/>
    <w:rsid w:val="00B46E9C"/>
    <w:rsid w:val="00B470F2"/>
    <w:rsid w:val="00B4777E"/>
    <w:rsid w:val="00B503C7"/>
    <w:rsid w:val="00B5058B"/>
    <w:rsid w:val="00B50706"/>
    <w:rsid w:val="00B5073D"/>
    <w:rsid w:val="00B50C51"/>
    <w:rsid w:val="00B50D9C"/>
    <w:rsid w:val="00B50E77"/>
    <w:rsid w:val="00B513D1"/>
    <w:rsid w:val="00B51AA1"/>
    <w:rsid w:val="00B521A2"/>
    <w:rsid w:val="00B5243B"/>
    <w:rsid w:val="00B52550"/>
    <w:rsid w:val="00B52664"/>
    <w:rsid w:val="00B531AE"/>
    <w:rsid w:val="00B534DC"/>
    <w:rsid w:val="00B539F1"/>
    <w:rsid w:val="00B53BF0"/>
    <w:rsid w:val="00B53DEF"/>
    <w:rsid w:val="00B54744"/>
    <w:rsid w:val="00B54948"/>
    <w:rsid w:val="00B54D8D"/>
    <w:rsid w:val="00B54E85"/>
    <w:rsid w:val="00B54EBC"/>
    <w:rsid w:val="00B55070"/>
    <w:rsid w:val="00B55733"/>
    <w:rsid w:val="00B558D0"/>
    <w:rsid w:val="00B56078"/>
    <w:rsid w:val="00B5607A"/>
    <w:rsid w:val="00B56461"/>
    <w:rsid w:val="00B56612"/>
    <w:rsid w:val="00B566C5"/>
    <w:rsid w:val="00B57294"/>
    <w:rsid w:val="00B5753A"/>
    <w:rsid w:val="00B57627"/>
    <w:rsid w:val="00B57F35"/>
    <w:rsid w:val="00B601D8"/>
    <w:rsid w:val="00B603E8"/>
    <w:rsid w:val="00B605BE"/>
    <w:rsid w:val="00B60949"/>
    <w:rsid w:val="00B612E6"/>
    <w:rsid w:val="00B614C2"/>
    <w:rsid w:val="00B61864"/>
    <w:rsid w:val="00B61AA5"/>
    <w:rsid w:val="00B621FF"/>
    <w:rsid w:val="00B62905"/>
    <w:rsid w:val="00B62EDD"/>
    <w:rsid w:val="00B63252"/>
    <w:rsid w:val="00B63279"/>
    <w:rsid w:val="00B63482"/>
    <w:rsid w:val="00B63CE5"/>
    <w:rsid w:val="00B641D2"/>
    <w:rsid w:val="00B64474"/>
    <w:rsid w:val="00B64648"/>
    <w:rsid w:val="00B648B7"/>
    <w:rsid w:val="00B649B9"/>
    <w:rsid w:val="00B64E2F"/>
    <w:rsid w:val="00B65396"/>
    <w:rsid w:val="00B657D9"/>
    <w:rsid w:val="00B658FB"/>
    <w:rsid w:val="00B65ACD"/>
    <w:rsid w:val="00B6602D"/>
    <w:rsid w:val="00B6630D"/>
    <w:rsid w:val="00B66F12"/>
    <w:rsid w:val="00B67401"/>
    <w:rsid w:val="00B67486"/>
    <w:rsid w:val="00B67490"/>
    <w:rsid w:val="00B67515"/>
    <w:rsid w:val="00B679F0"/>
    <w:rsid w:val="00B7033E"/>
    <w:rsid w:val="00B70601"/>
    <w:rsid w:val="00B70E0E"/>
    <w:rsid w:val="00B7111D"/>
    <w:rsid w:val="00B711D5"/>
    <w:rsid w:val="00B714EB"/>
    <w:rsid w:val="00B7162A"/>
    <w:rsid w:val="00B7185E"/>
    <w:rsid w:val="00B71922"/>
    <w:rsid w:val="00B71A50"/>
    <w:rsid w:val="00B71C8E"/>
    <w:rsid w:val="00B71DC6"/>
    <w:rsid w:val="00B7218F"/>
    <w:rsid w:val="00B726E2"/>
    <w:rsid w:val="00B730C7"/>
    <w:rsid w:val="00B731D3"/>
    <w:rsid w:val="00B731FC"/>
    <w:rsid w:val="00B7372F"/>
    <w:rsid w:val="00B73998"/>
    <w:rsid w:val="00B74055"/>
    <w:rsid w:val="00B744EE"/>
    <w:rsid w:val="00B748CA"/>
    <w:rsid w:val="00B7496D"/>
    <w:rsid w:val="00B7496F"/>
    <w:rsid w:val="00B749A5"/>
    <w:rsid w:val="00B74ACF"/>
    <w:rsid w:val="00B74DA0"/>
    <w:rsid w:val="00B75A0E"/>
    <w:rsid w:val="00B76978"/>
    <w:rsid w:val="00B76C60"/>
    <w:rsid w:val="00B76D5D"/>
    <w:rsid w:val="00B76DCC"/>
    <w:rsid w:val="00B76F3F"/>
    <w:rsid w:val="00B7727D"/>
    <w:rsid w:val="00B77715"/>
    <w:rsid w:val="00B778DD"/>
    <w:rsid w:val="00B7794F"/>
    <w:rsid w:val="00B80133"/>
    <w:rsid w:val="00B80B89"/>
    <w:rsid w:val="00B810B8"/>
    <w:rsid w:val="00B811F0"/>
    <w:rsid w:val="00B81411"/>
    <w:rsid w:val="00B81755"/>
    <w:rsid w:val="00B81A35"/>
    <w:rsid w:val="00B81CDA"/>
    <w:rsid w:val="00B826C8"/>
    <w:rsid w:val="00B82C81"/>
    <w:rsid w:val="00B82CCE"/>
    <w:rsid w:val="00B83093"/>
    <w:rsid w:val="00B832CB"/>
    <w:rsid w:val="00B8375E"/>
    <w:rsid w:val="00B83CAB"/>
    <w:rsid w:val="00B84435"/>
    <w:rsid w:val="00B845AB"/>
    <w:rsid w:val="00B84A90"/>
    <w:rsid w:val="00B8527C"/>
    <w:rsid w:val="00B858A5"/>
    <w:rsid w:val="00B8597B"/>
    <w:rsid w:val="00B85AB9"/>
    <w:rsid w:val="00B85D25"/>
    <w:rsid w:val="00B85D98"/>
    <w:rsid w:val="00B85EA6"/>
    <w:rsid w:val="00B85ED5"/>
    <w:rsid w:val="00B86265"/>
    <w:rsid w:val="00B862D2"/>
    <w:rsid w:val="00B865EC"/>
    <w:rsid w:val="00B8668A"/>
    <w:rsid w:val="00B86A26"/>
    <w:rsid w:val="00B86AB7"/>
    <w:rsid w:val="00B86B91"/>
    <w:rsid w:val="00B87240"/>
    <w:rsid w:val="00B872BB"/>
    <w:rsid w:val="00B873AF"/>
    <w:rsid w:val="00B87505"/>
    <w:rsid w:val="00B87F6D"/>
    <w:rsid w:val="00B909BF"/>
    <w:rsid w:val="00B91240"/>
    <w:rsid w:val="00B9130A"/>
    <w:rsid w:val="00B91475"/>
    <w:rsid w:val="00B918A6"/>
    <w:rsid w:val="00B92582"/>
    <w:rsid w:val="00B92618"/>
    <w:rsid w:val="00B926C6"/>
    <w:rsid w:val="00B92D4A"/>
    <w:rsid w:val="00B92F5A"/>
    <w:rsid w:val="00B931B4"/>
    <w:rsid w:val="00B933A4"/>
    <w:rsid w:val="00B934A1"/>
    <w:rsid w:val="00B936A3"/>
    <w:rsid w:val="00B93CD1"/>
    <w:rsid w:val="00B940EF"/>
    <w:rsid w:val="00B94422"/>
    <w:rsid w:val="00B9449E"/>
    <w:rsid w:val="00B9461B"/>
    <w:rsid w:val="00B94681"/>
    <w:rsid w:val="00B94833"/>
    <w:rsid w:val="00B949E5"/>
    <w:rsid w:val="00B94A71"/>
    <w:rsid w:val="00B94B83"/>
    <w:rsid w:val="00B94D0D"/>
    <w:rsid w:val="00B94D58"/>
    <w:rsid w:val="00B94EEA"/>
    <w:rsid w:val="00B95219"/>
    <w:rsid w:val="00B95463"/>
    <w:rsid w:val="00B955D0"/>
    <w:rsid w:val="00B957DF"/>
    <w:rsid w:val="00B95820"/>
    <w:rsid w:val="00B95912"/>
    <w:rsid w:val="00B95988"/>
    <w:rsid w:val="00B95B06"/>
    <w:rsid w:val="00B95DCA"/>
    <w:rsid w:val="00B95DE7"/>
    <w:rsid w:val="00B96086"/>
    <w:rsid w:val="00B960A5"/>
    <w:rsid w:val="00B9675E"/>
    <w:rsid w:val="00B96EBD"/>
    <w:rsid w:val="00B97C25"/>
    <w:rsid w:val="00B97E9F"/>
    <w:rsid w:val="00BA03F8"/>
    <w:rsid w:val="00BA0676"/>
    <w:rsid w:val="00BA0890"/>
    <w:rsid w:val="00BA096E"/>
    <w:rsid w:val="00BA0A88"/>
    <w:rsid w:val="00BA0BD3"/>
    <w:rsid w:val="00BA11C6"/>
    <w:rsid w:val="00BA13A5"/>
    <w:rsid w:val="00BA1DDC"/>
    <w:rsid w:val="00BA2179"/>
    <w:rsid w:val="00BA24CB"/>
    <w:rsid w:val="00BA2F65"/>
    <w:rsid w:val="00BA328D"/>
    <w:rsid w:val="00BA32EA"/>
    <w:rsid w:val="00BA366E"/>
    <w:rsid w:val="00BA378F"/>
    <w:rsid w:val="00BA3BB0"/>
    <w:rsid w:val="00BA3CBF"/>
    <w:rsid w:val="00BA42EA"/>
    <w:rsid w:val="00BA4425"/>
    <w:rsid w:val="00BA4946"/>
    <w:rsid w:val="00BA4F6F"/>
    <w:rsid w:val="00BA52AD"/>
    <w:rsid w:val="00BA534A"/>
    <w:rsid w:val="00BA5651"/>
    <w:rsid w:val="00BA56F3"/>
    <w:rsid w:val="00BA59AC"/>
    <w:rsid w:val="00BA5CDA"/>
    <w:rsid w:val="00BA6714"/>
    <w:rsid w:val="00BA6BCC"/>
    <w:rsid w:val="00BA6F0D"/>
    <w:rsid w:val="00BA75BC"/>
    <w:rsid w:val="00BA7E1B"/>
    <w:rsid w:val="00BA7F5D"/>
    <w:rsid w:val="00BA7FC2"/>
    <w:rsid w:val="00BB005B"/>
    <w:rsid w:val="00BB0066"/>
    <w:rsid w:val="00BB02FF"/>
    <w:rsid w:val="00BB064E"/>
    <w:rsid w:val="00BB0FC1"/>
    <w:rsid w:val="00BB10ED"/>
    <w:rsid w:val="00BB141F"/>
    <w:rsid w:val="00BB1C87"/>
    <w:rsid w:val="00BB1D8D"/>
    <w:rsid w:val="00BB1D97"/>
    <w:rsid w:val="00BB224D"/>
    <w:rsid w:val="00BB27EA"/>
    <w:rsid w:val="00BB2889"/>
    <w:rsid w:val="00BB2ADC"/>
    <w:rsid w:val="00BB2BCF"/>
    <w:rsid w:val="00BB2DDC"/>
    <w:rsid w:val="00BB3582"/>
    <w:rsid w:val="00BB3593"/>
    <w:rsid w:val="00BB378D"/>
    <w:rsid w:val="00BB3863"/>
    <w:rsid w:val="00BB3C6A"/>
    <w:rsid w:val="00BB3EBD"/>
    <w:rsid w:val="00BB42AC"/>
    <w:rsid w:val="00BB480C"/>
    <w:rsid w:val="00BB49F6"/>
    <w:rsid w:val="00BB4B29"/>
    <w:rsid w:val="00BB4D08"/>
    <w:rsid w:val="00BB4DBC"/>
    <w:rsid w:val="00BB4FDD"/>
    <w:rsid w:val="00BB5308"/>
    <w:rsid w:val="00BB555A"/>
    <w:rsid w:val="00BB5D67"/>
    <w:rsid w:val="00BB64CE"/>
    <w:rsid w:val="00BB686E"/>
    <w:rsid w:val="00BB6911"/>
    <w:rsid w:val="00BB7018"/>
    <w:rsid w:val="00BB73EA"/>
    <w:rsid w:val="00BB7825"/>
    <w:rsid w:val="00BB7889"/>
    <w:rsid w:val="00BB7E32"/>
    <w:rsid w:val="00BC0497"/>
    <w:rsid w:val="00BC07BD"/>
    <w:rsid w:val="00BC0BD6"/>
    <w:rsid w:val="00BC12DC"/>
    <w:rsid w:val="00BC1563"/>
    <w:rsid w:val="00BC1AFD"/>
    <w:rsid w:val="00BC1D20"/>
    <w:rsid w:val="00BC202F"/>
    <w:rsid w:val="00BC22AC"/>
    <w:rsid w:val="00BC2A7B"/>
    <w:rsid w:val="00BC3529"/>
    <w:rsid w:val="00BC3712"/>
    <w:rsid w:val="00BC4359"/>
    <w:rsid w:val="00BC445F"/>
    <w:rsid w:val="00BC45F7"/>
    <w:rsid w:val="00BC4621"/>
    <w:rsid w:val="00BC47D2"/>
    <w:rsid w:val="00BC49BC"/>
    <w:rsid w:val="00BC5306"/>
    <w:rsid w:val="00BC55E1"/>
    <w:rsid w:val="00BC57B4"/>
    <w:rsid w:val="00BC5892"/>
    <w:rsid w:val="00BC5D3B"/>
    <w:rsid w:val="00BC6C77"/>
    <w:rsid w:val="00BC6D9D"/>
    <w:rsid w:val="00BC7539"/>
    <w:rsid w:val="00BC7C1B"/>
    <w:rsid w:val="00BD00FD"/>
    <w:rsid w:val="00BD0157"/>
    <w:rsid w:val="00BD015D"/>
    <w:rsid w:val="00BD0ACE"/>
    <w:rsid w:val="00BD0B4B"/>
    <w:rsid w:val="00BD0BA8"/>
    <w:rsid w:val="00BD0DC4"/>
    <w:rsid w:val="00BD136A"/>
    <w:rsid w:val="00BD155F"/>
    <w:rsid w:val="00BD1A80"/>
    <w:rsid w:val="00BD1C1B"/>
    <w:rsid w:val="00BD1E07"/>
    <w:rsid w:val="00BD1ED2"/>
    <w:rsid w:val="00BD2AEE"/>
    <w:rsid w:val="00BD2B74"/>
    <w:rsid w:val="00BD2DE7"/>
    <w:rsid w:val="00BD324A"/>
    <w:rsid w:val="00BD3544"/>
    <w:rsid w:val="00BD3766"/>
    <w:rsid w:val="00BD387F"/>
    <w:rsid w:val="00BD3C3C"/>
    <w:rsid w:val="00BD3DFE"/>
    <w:rsid w:val="00BD3EF2"/>
    <w:rsid w:val="00BD42F9"/>
    <w:rsid w:val="00BD4C1C"/>
    <w:rsid w:val="00BD4C94"/>
    <w:rsid w:val="00BD4DF2"/>
    <w:rsid w:val="00BD51E3"/>
    <w:rsid w:val="00BD5701"/>
    <w:rsid w:val="00BD5706"/>
    <w:rsid w:val="00BD5B66"/>
    <w:rsid w:val="00BD62F6"/>
    <w:rsid w:val="00BD651C"/>
    <w:rsid w:val="00BD6549"/>
    <w:rsid w:val="00BD7B65"/>
    <w:rsid w:val="00BD7FC7"/>
    <w:rsid w:val="00BE0242"/>
    <w:rsid w:val="00BE0261"/>
    <w:rsid w:val="00BE036C"/>
    <w:rsid w:val="00BE0740"/>
    <w:rsid w:val="00BE096D"/>
    <w:rsid w:val="00BE0BC7"/>
    <w:rsid w:val="00BE0C04"/>
    <w:rsid w:val="00BE12E2"/>
    <w:rsid w:val="00BE14AE"/>
    <w:rsid w:val="00BE1608"/>
    <w:rsid w:val="00BE2256"/>
    <w:rsid w:val="00BE22DA"/>
    <w:rsid w:val="00BE236C"/>
    <w:rsid w:val="00BE2A11"/>
    <w:rsid w:val="00BE2B45"/>
    <w:rsid w:val="00BE2C16"/>
    <w:rsid w:val="00BE2CA0"/>
    <w:rsid w:val="00BE2D18"/>
    <w:rsid w:val="00BE2D1D"/>
    <w:rsid w:val="00BE31E1"/>
    <w:rsid w:val="00BE31F5"/>
    <w:rsid w:val="00BE3331"/>
    <w:rsid w:val="00BE33FC"/>
    <w:rsid w:val="00BE3466"/>
    <w:rsid w:val="00BE35CB"/>
    <w:rsid w:val="00BE363C"/>
    <w:rsid w:val="00BE3C12"/>
    <w:rsid w:val="00BE487B"/>
    <w:rsid w:val="00BE4D12"/>
    <w:rsid w:val="00BE4D15"/>
    <w:rsid w:val="00BE4E18"/>
    <w:rsid w:val="00BE4F8E"/>
    <w:rsid w:val="00BE5121"/>
    <w:rsid w:val="00BE532C"/>
    <w:rsid w:val="00BE5B49"/>
    <w:rsid w:val="00BE61F8"/>
    <w:rsid w:val="00BE6364"/>
    <w:rsid w:val="00BE6BE1"/>
    <w:rsid w:val="00BE731E"/>
    <w:rsid w:val="00BE7550"/>
    <w:rsid w:val="00BE780A"/>
    <w:rsid w:val="00BE79F2"/>
    <w:rsid w:val="00BE7A08"/>
    <w:rsid w:val="00BE7E71"/>
    <w:rsid w:val="00BF0236"/>
    <w:rsid w:val="00BF02E9"/>
    <w:rsid w:val="00BF0323"/>
    <w:rsid w:val="00BF03F9"/>
    <w:rsid w:val="00BF0527"/>
    <w:rsid w:val="00BF0E3F"/>
    <w:rsid w:val="00BF1471"/>
    <w:rsid w:val="00BF153F"/>
    <w:rsid w:val="00BF194B"/>
    <w:rsid w:val="00BF1C65"/>
    <w:rsid w:val="00BF1CE2"/>
    <w:rsid w:val="00BF1D34"/>
    <w:rsid w:val="00BF27ED"/>
    <w:rsid w:val="00BF2DB2"/>
    <w:rsid w:val="00BF383F"/>
    <w:rsid w:val="00BF393C"/>
    <w:rsid w:val="00BF3B25"/>
    <w:rsid w:val="00BF3BAD"/>
    <w:rsid w:val="00BF3D8F"/>
    <w:rsid w:val="00BF3F24"/>
    <w:rsid w:val="00BF40D4"/>
    <w:rsid w:val="00BF41D7"/>
    <w:rsid w:val="00BF4466"/>
    <w:rsid w:val="00BF45D0"/>
    <w:rsid w:val="00BF495A"/>
    <w:rsid w:val="00BF4A2C"/>
    <w:rsid w:val="00BF5486"/>
    <w:rsid w:val="00BF54DE"/>
    <w:rsid w:val="00BF55D4"/>
    <w:rsid w:val="00BF56C2"/>
    <w:rsid w:val="00BF5C8E"/>
    <w:rsid w:val="00BF67D6"/>
    <w:rsid w:val="00BF68DD"/>
    <w:rsid w:val="00BF70DD"/>
    <w:rsid w:val="00BF71A4"/>
    <w:rsid w:val="00BF79D7"/>
    <w:rsid w:val="00BF79DE"/>
    <w:rsid w:val="00BF7ADD"/>
    <w:rsid w:val="00BF7F89"/>
    <w:rsid w:val="00C002BC"/>
    <w:rsid w:val="00C00C4D"/>
    <w:rsid w:val="00C00C6A"/>
    <w:rsid w:val="00C00EA3"/>
    <w:rsid w:val="00C015F2"/>
    <w:rsid w:val="00C0166A"/>
    <w:rsid w:val="00C017DE"/>
    <w:rsid w:val="00C01CBC"/>
    <w:rsid w:val="00C01F39"/>
    <w:rsid w:val="00C01FDD"/>
    <w:rsid w:val="00C02239"/>
    <w:rsid w:val="00C022C0"/>
    <w:rsid w:val="00C028FD"/>
    <w:rsid w:val="00C02F63"/>
    <w:rsid w:val="00C031D2"/>
    <w:rsid w:val="00C0342E"/>
    <w:rsid w:val="00C034D3"/>
    <w:rsid w:val="00C034DB"/>
    <w:rsid w:val="00C035BF"/>
    <w:rsid w:val="00C03759"/>
    <w:rsid w:val="00C038C1"/>
    <w:rsid w:val="00C039EE"/>
    <w:rsid w:val="00C03B45"/>
    <w:rsid w:val="00C03E75"/>
    <w:rsid w:val="00C04BB8"/>
    <w:rsid w:val="00C04BDF"/>
    <w:rsid w:val="00C04C2C"/>
    <w:rsid w:val="00C056E8"/>
    <w:rsid w:val="00C0579D"/>
    <w:rsid w:val="00C067F5"/>
    <w:rsid w:val="00C06B85"/>
    <w:rsid w:val="00C06C40"/>
    <w:rsid w:val="00C06C85"/>
    <w:rsid w:val="00C075A6"/>
    <w:rsid w:val="00C07A3E"/>
    <w:rsid w:val="00C07C12"/>
    <w:rsid w:val="00C07C59"/>
    <w:rsid w:val="00C07C6A"/>
    <w:rsid w:val="00C07C8E"/>
    <w:rsid w:val="00C07DB3"/>
    <w:rsid w:val="00C07E74"/>
    <w:rsid w:val="00C07F19"/>
    <w:rsid w:val="00C10064"/>
    <w:rsid w:val="00C10194"/>
    <w:rsid w:val="00C102DF"/>
    <w:rsid w:val="00C1062D"/>
    <w:rsid w:val="00C10843"/>
    <w:rsid w:val="00C109E6"/>
    <w:rsid w:val="00C10E88"/>
    <w:rsid w:val="00C11378"/>
    <w:rsid w:val="00C114D3"/>
    <w:rsid w:val="00C11544"/>
    <w:rsid w:val="00C118C5"/>
    <w:rsid w:val="00C1193A"/>
    <w:rsid w:val="00C11980"/>
    <w:rsid w:val="00C11D05"/>
    <w:rsid w:val="00C129A0"/>
    <w:rsid w:val="00C12C74"/>
    <w:rsid w:val="00C134C5"/>
    <w:rsid w:val="00C1351E"/>
    <w:rsid w:val="00C13783"/>
    <w:rsid w:val="00C14029"/>
    <w:rsid w:val="00C142C9"/>
    <w:rsid w:val="00C1434B"/>
    <w:rsid w:val="00C14515"/>
    <w:rsid w:val="00C148A0"/>
    <w:rsid w:val="00C14C3B"/>
    <w:rsid w:val="00C1500C"/>
    <w:rsid w:val="00C150E1"/>
    <w:rsid w:val="00C151CB"/>
    <w:rsid w:val="00C155A0"/>
    <w:rsid w:val="00C1575A"/>
    <w:rsid w:val="00C15A12"/>
    <w:rsid w:val="00C15A89"/>
    <w:rsid w:val="00C160FC"/>
    <w:rsid w:val="00C16820"/>
    <w:rsid w:val="00C168C9"/>
    <w:rsid w:val="00C16C0C"/>
    <w:rsid w:val="00C177E0"/>
    <w:rsid w:val="00C17877"/>
    <w:rsid w:val="00C17882"/>
    <w:rsid w:val="00C178EA"/>
    <w:rsid w:val="00C179A5"/>
    <w:rsid w:val="00C17B99"/>
    <w:rsid w:val="00C203B8"/>
    <w:rsid w:val="00C203F2"/>
    <w:rsid w:val="00C20534"/>
    <w:rsid w:val="00C20C75"/>
    <w:rsid w:val="00C20C7A"/>
    <w:rsid w:val="00C20E76"/>
    <w:rsid w:val="00C2103D"/>
    <w:rsid w:val="00C21063"/>
    <w:rsid w:val="00C21183"/>
    <w:rsid w:val="00C21630"/>
    <w:rsid w:val="00C218C4"/>
    <w:rsid w:val="00C21FC6"/>
    <w:rsid w:val="00C21FFE"/>
    <w:rsid w:val="00C224D5"/>
    <w:rsid w:val="00C229A3"/>
    <w:rsid w:val="00C229AE"/>
    <w:rsid w:val="00C22AE9"/>
    <w:rsid w:val="00C22FFD"/>
    <w:rsid w:val="00C230C1"/>
    <w:rsid w:val="00C23252"/>
    <w:rsid w:val="00C2336F"/>
    <w:rsid w:val="00C23BBC"/>
    <w:rsid w:val="00C23D0F"/>
    <w:rsid w:val="00C23E45"/>
    <w:rsid w:val="00C23FD7"/>
    <w:rsid w:val="00C24482"/>
    <w:rsid w:val="00C24980"/>
    <w:rsid w:val="00C249C7"/>
    <w:rsid w:val="00C24A5A"/>
    <w:rsid w:val="00C24BEA"/>
    <w:rsid w:val="00C24BFC"/>
    <w:rsid w:val="00C24E0F"/>
    <w:rsid w:val="00C2533A"/>
    <w:rsid w:val="00C253AB"/>
    <w:rsid w:val="00C25487"/>
    <w:rsid w:val="00C254F2"/>
    <w:rsid w:val="00C2553D"/>
    <w:rsid w:val="00C255A8"/>
    <w:rsid w:val="00C25734"/>
    <w:rsid w:val="00C258A5"/>
    <w:rsid w:val="00C258C5"/>
    <w:rsid w:val="00C263C0"/>
    <w:rsid w:val="00C26A52"/>
    <w:rsid w:val="00C26D74"/>
    <w:rsid w:val="00C271BC"/>
    <w:rsid w:val="00C273E1"/>
    <w:rsid w:val="00C30097"/>
    <w:rsid w:val="00C30578"/>
    <w:rsid w:val="00C30593"/>
    <w:rsid w:val="00C307F2"/>
    <w:rsid w:val="00C30A9F"/>
    <w:rsid w:val="00C30BB5"/>
    <w:rsid w:val="00C316A9"/>
    <w:rsid w:val="00C31B01"/>
    <w:rsid w:val="00C32092"/>
    <w:rsid w:val="00C32143"/>
    <w:rsid w:val="00C32180"/>
    <w:rsid w:val="00C324AE"/>
    <w:rsid w:val="00C332FD"/>
    <w:rsid w:val="00C3336F"/>
    <w:rsid w:val="00C337C2"/>
    <w:rsid w:val="00C338AA"/>
    <w:rsid w:val="00C33C1E"/>
    <w:rsid w:val="00C342C6"/>
    <w:rsid w:val="00C34837"/>
    <w:rsid w:val="00C34AA3"/>
    <w:rsid w:val="00C35196"/>
    <w:rsid w:val="00C35939"/>
    <w:rsid w:val="00C35AA5"/>
    <w:rsid w:val="00C365F7"/>
    <w:rsid w:val="00C36B84"/>
    <w:rsid w:val="00C36BC5"/>
    <w:rsid w:val="00C36E6C"/>
    <w:rsid w:val="00C37088"/>
    <w:rsid w:val="00C370DD"/>
    <w:rsid w:val="00C37254"/>
    <w:rsid w:val="00C37592"/>
    <w:rsid w:val="00C37A37"/>
    <w:rsid w:val="00C37D85"/>
    <w:rsid w:val="00C403E9"/>
    <w:rsid w:val="00C404E9"/>
    <w:rsid w:val="00C40778"/>
    <w:rsid w:val="00C40C35"/>
    <w:rsid w:val="00C410BC"/>
    <w:rsid w:val="00C41342"/>
    <w:rsid w:val="00C41544"/>
    <w:rsid w:val="00C41824"/>
    <w:rsid w:val="00C419A8"/>
    <w:rsid w:val="00C41B04"/>
    <w:rsid w:val="00C41C6C"/>
    <w:rsid w:val="00C41DD6"/>
    <w:rsid w:val="00C422C8"/>
    <w:rsid w:val="00C428F9"/>
    <w:rsid w:val="00C4291F"/>
    <w:rsid w:val="00C42C47"/>
    <w:rsid w:val="00C42EFB"/>
    <w:rsid w:val="00C432D6"/>
    <w:rsid w:val="00C4332D"/>
    <w:rsid w:val="00C4343A"/>
    <w:rsid w:val="00C435CE"/>
    <w:rsid w:val="00C438B9"/>
    <w:rsid w:val="00C43E47"/>
    <w:rsid w:val="00C4470A"/>
    <w:rsid w:val="00C44EBE"/>
    <w:rsid w:val="00C45032"/>
    <w:rsid w:val="00C457F4"/>
    <w:rsid w:val="00C4586F"/>
    <w:rsid w:val="00C461A3"/>
    <w:rsid w:val="00C46253"/>
    <w:rsid w:val="00C46902"/>
    <w:rsid w:val="00C46C24"/>
    <w:rsid w:val="00C475BB"/>
    <w:rsid w:val="00C50C28"/>
    <w:rsid w:val="00C510A2"/>
    <w:rsid w:val="00C51A02"/>
    <w:rsid w:val="00C521AF"/>
    <w:rsid w:val="00C52388"/>
    <w:rsid w:val="00C52506"/>
    <w:rsid w:val="00C5254C"/>
    <w:rsid w:val="00C5283E"/>
    <w:rsid w:val="00C52A5E"/>
    <w:rsid w:val="00C52DC3"/>
    <w:rsid w:val="00C52DCD"/>
    <w:rsid w:val="00C52E6F"/>
    <w:rsid w:val="00C53361"/>
    <w:rsid w:val="00C534CE"/>
    <w:rsid w:val="00C53556"/>
    <w:rsid w:val="00C5357A"/>
    <w:rsid w:val="00C5378E"/>
    <w:rsid w:val="00C53924"/>
    <w:rsid w:val="00C539AE"/>
    <w:rsid w:val="00C53B7B"/>
    <w:rsid w:val="00C53C2A"/>
    <w:rsid w:val="00C53E53"/>
    <w:rsid w:val="00C54152"/>
    <w:rsid w:val="00C541B1"/>
    <w:rsid w:val="00C546D5"/>
    <w:rsid w:val="00C548BF"/>
    <w:rsid w:val="00C548C8"/>
    <w:rsid w:val="00C54D44"/>
    <w:rsid w:val="00C55667"/>
    <w:rsid w:val="00C55831"/>
    <w:rsid w:val="00C55C13"/>
    <w:rsid w:val="00C55CE7"/>
    <w:rsid w:val="00C56080"/>
    <w:rsid w:val="00C5629F"/>
    <w:rsid w:val="00C56412"/>
    <w:rsid w:val="00C564CB"/>
    <w:rsid w:val="00C56581"/>
    <w:rsid w:val="00C565A6"/>
    <w:rsid w:val="00C56B18"/>
    <w:rsid w:val="00C56C0D"/>
    <w:rsid w:val="00C56F15"/>
    <w:rsid w:val="00C57441"/>
    <w:rsid w:val="00C57773"/>
    <w:rsid w:val="00C57D5D"/>
    <w:rsid w:val="00C6027D"/>
    <w:rsid w:val="00C604D4"/>
    <w:rsid w:val="00C60811"/>
    <w:rsid w:val="00C60B5B"/>
    <w:rsid w:val="00C60CBD"/>
    <w:rsid w:val="00C60D4B"/>
    <w:rsid w:val="00C60D5B"/>
    <w:rsid w:val="00C60D63"/>
    <w:rsid w:val="00C60F81"/>
    <w:rsid w:val="00C61217"/>
    <w:rsid w:val="00C61372"/>
    <w:rsid w:val="00C614EC"/>
    <w:rsid w:val="00C61ADF"/>
    <w:rsid w:val="00C61C7F"/>
    <w:rsid w:val="00C620B9"/>
    <w:rsid w:val="00C621A4"/>
    <w:rsid w:val="00C62395"/>
    <w:rsid w:val="00C62BD1"/>
    <w:rsid w:val="00C62DDA"/>
    <w:rsid w:val="00C62EEB"/>
    <w:rsid w:val="00C6315C"/>
    <w:rsid w:val="00C6380C"/>
    <w:rsid w:val="00C63A88"/>
    <w:rsid w:val="00C63BB2"/>
    <w:rsid w:val="00C63EB3"/>
    <w:rsid w:val="00C63FBF"/>
    <w:rsid w:val="00C64698"/>
    <w:rsid w:val="00C64971"/>
    <w:rsid w:val="00C65038"/>
    <w:rsid w:val="00C650EA"/>
    <w:rsid w:val="00C658BE"/>
    <w:rsid w:val="00C65AA4"/>
    <w:rsid w:val="00C65CE0"/>
    <w:rsid w:val="00C6705F"/>
    <w:rsid w:val="00C671E8"/>
    <w:rsid w:val="00C67239"/>
    <w:rsid w:val="00C67A61"/>
    <w:rsid w:val="00C67D43"/>
    <w:rsid w:val="00C701D7"/>
    <w:rsid w:val="00C70578"/>
    <w:rsid w:val="00C70DAE"/>
    <w:rsid w:val="00C71219"/>
    <w:rsid w:val="00C713EF"/>
    <w:rsid w:val="00C71435"/>
    <w:rsid w:val="00C718D1"/>
    <w:rsid w:val="00C7194D"/>
    <w:rsid w:val="00C720A6"/>
    <w:rsid w:val="00C72B71"/>
    <w:rsid w:val="00C72D07"/>
    <w:rsid w:val="00C731CE"/>
    <w:rsid w:val="00C732AC"/>
    <w:rsid w:val="00C73954"/>
    <w:rsid w:val="00C739CB"/>
    <w:rsid w:val="00C73A7E"/>
    <w:rsid w:val="00C745A0"/>
    <w:rsid w:val="00C74B63"/>
    <w:rsid w:val="00C74E9D"/>
    <w:rsid w:val="00C74FE3"/>
    <w:rsid w:val="00C751ED"/>
    <w:rsid w:val="00C75310"/>
    <w:rsid w:val="00C7534E"/>
    <w:rsid w:val="00C75664"/>
    <w:rsid w:val="00C75997"/>
    <w:rsid w:val="00C75ADD"/>
    <w:rsid w:val="00C761FE"/>
    <w:rsid w:val="00C76A9D"/>
    <w:rsid w:val="00C77182"/>
    <w:rsid w:val="00C7720D"/>
    <w:rsid w:val="00C776A0"/>
    <w:rsid w:val="00C777C1"/>
    <w:rsid w:val="00C77A69"/>
    <w:rsid w:val="00C77E04"/>
    <w:rsid w:val="00C80460"/>
    <w:rsid w:val="00C80692"/>
    <w:rsid w:val="00C8139D"/>
    <w:rsid w:val="00C81412"/>
    <w:rsid w:val="00C81862"/>
    <w:rsid w:val="00C818BD"/>
    <w:rsid w:val="00C81C34"/>
    <w:rsid w:val="00C81D5E"/>
    <w:rsid w:val="00C81D9B"/>
    <w:rsid w:val="00C81E3A"/>
    <w:rsid w:val="00C820B6"/>
    <w:rsid w:val="00C82822"/>
    <w:rsid w:val="00C82AD2"/>
    <w:rsid w:val="00C82D6B"/>
    <w:rsid w:val="00C839ED"/>
    <w:rsid w:val="00C83AD0"/>
    <w:rsid w:val="00C83B68"/>
    <w:rsid w:val="00C84434"/>
    <w:rsid w:val="00C8451B"/>
    <w:rsid w:val="00C849E6"/>
    <w:rsid w:val="00C86AFA"/>
    <w:rsid w:val="00C8717C"/>
    <w:rsid w:val="00C872B7"/>
    <w:rsid w:val="00C873F2"/>
    <w:rsid w:val="00C87541"/>
    <w:rsid w:val="00C878B8"/>
    <w:rsid w:val="00C87AE3"/>
    <w:rsid w:val="00C87C19"/>
    <w:rsid w:val="00C90112"/>
    <w:rsid w:val="00C9026F"/>
    <w:rsid w:val="00C907D2"/>
    <w:rsid w:val="00C90BFD"/>
    <w:rsid w:val="00C90C79"/>
    <w:rsid w:val="00C90E5B"/>
    <w:rsid w:val="00C9133D"/>
    <w:rsid w:val="00C913D9"/>
    <w:rsid w:val="00C9149F"/>
    <w:rsid w:val="00C9160E"/>
    <w:rsid w:val="00C9165D"/>
    <w:rsid w:val="00C91671"/>
    <w:rsid w:val="00C91AE1"/>
    <w:rsid w:val="00C91FB1"/>
    <w:rsid w:val="00C92E0B"/>
    <w:rsid w:val="00C93482"/>
    <w:rsid w:val="00C937D0"/>
    <w:rsid w:val="00C93BD9"/>
    <w:rsid w:val="00C93C20"/>
    <w:rsid w:val="00C93EF7"/>
    <w:rsid w:val="00C9446A"/>
    <w:rsid w:val="00C94511"/>
    <w:rsid w:val="00C946AA"/>
    <w:rsid w:val="00C94D0C"/>
    <w:rsid w:val="00C94E0A"/>
    <w:rsid w:val="00C9556E"/>
    <w:rsid w:val="00C955CD"/>
    <w:rsid w:val="00C95A9E"/>
    <w:rsid w:val="00C95D97"/>
    <w:rsid w:val="00C95EBB"/>
    <w:rsid w:val="00C96015"/>
    <w:rsid w:val="00C960E8"/>
    <w:rsid w:val="00C9619D"/>
    <w:rsid w:val="00C96ADA"/>
    <w:rsid w:val="00C97741"/>
    <w:rsid w:val="00C97848"/>
    <w:rsid w:val="00CA0154"/>
    <w:rsid w:val="00CA0204"/>
    <w:rsid w:val="00CA02B6"/>
    <w:rsid w:val="00CA09A2"/>
    <w:rsid w:val="00CA0BDE"/>
    <w:rsid w:val="00CA0EAA"/>
    <w:rsid w:val="00CA102B"/>
    <w:rsid w:val="00CA167C"/>
    <w:rsid w:val="00CA1A22"/>
    <w:rsid w:val="00CA1A9B"/>
    <w:rsid w:val="00CA1BA4"/>
    <w:rsid w:val="00CA1DF4"/>
    <w:rsid w:val="00CA1E3D"/>
    <w:rsid w:val="00CA20EC"/>
    <w:rsid w:val="00CA23CA"/>
    <w:rsid w:val="00CA25EB"/>
    <w:rsid w:val="00CA2669"/>
    <w:rsid w:val="00CA280F"/>
    <w:rsid w:val="00CA29FA"/>
    <w:rsid w:val="00CA3176"/>
    <w:rsid w:val="00CA33CF"/>
    <w:rsid w:val="00CA35B0"/>
    <w:rsid w:val="00CA371F"/>
    <w:rsid w:val="00CA3F24"/>
    <w:rsid w:val="00CA4496"/>
    <w:rsid w:val="00CA4A3E"/>
    <w:rsid w:val="00CA4AD0"/>
    <w:rsid w:val="00CA508B"/>
    <w:rsid w:val="00CA530E"/>
    <w:rsid w:val="00CA5625"/>
    <w:rsid w:val="00CA5682"/>
    <w:rsid w:val="00CA5A32"/>
    <w:rsid w:val="00CA6E16"/>
    <w:rsid w:val="00CA6ECE"/>
    <w:rsid w:val="00CA6F6B"/>
    <w:rsid w:val="00CA6FAB"/>
    <w:rsid w:val="00CA7A9B"/>
    <w:rsid w:val="00CB0581"/>
    <w:rsid w:val="00CB05AD"/>
    <w:rsid w:val="00CB091F"/>
    <w:rsid w:val="00CB0C8C"/>
    <w:rsid w:val="00CB0D7C"/>
    <w:rsid w:val="00CB0F3E"/>
    <w:rsid w:val="00CB12FB"/>
    <w:rsid w:val="00CB1970"/>
    <w:rsid w:val="00CB19BC"/>
    <w:rsid w:val="00CB207D"/>
    <w:rsid w:val="00CB2437"/>
    <w:rsid w:val="00CB2576"/>
    <w:rsid w:val="00CB2F3F"/>
    <w:rsid w:val="00CB325B"/>
    <w:rsid w:val="00CB32EB"/>
    <w:rsid w:val="00CB368E"/>
    <w:rsid w:val="00CB3832"/>
    <w:rsid w:val="00CB409C"/>
    <w:rsid w:val="00CB4308"/>
    <w:rsid w:val="00CB43B4"/>
    <w:rsid w:val="00CB4596"/>
    <w:rsid w:val="00CB4BE0"/>
    <w:rsid w:val="00CB511F"/>
    <w:rsid w:val="00CB51A7"/>
    <w:rsid w:val="00CB5D14"/>
    <w:rsid w:val="00CB6987"/>
    <w:rsid w:val="00CB6BFE"/>
    <w:rsid w:val="00CB6F80"/>
    <w:rsid w:val="00CB72BE"/>
    <w:rsid w:val="00CB73FE"/>
    <w:rsid w:val="00CB771F"/>
    <w:rsid w:val="00CB79D1"/>
    <w:rsid w:val="00CB7E3E"/>
    <w:rsid w:val="00CC078E"/>
    <w:rsid w:val="00CC0D4B"/>
    <w:rsid w:val="00CC0DAB"/>
    <w:rsid w:val="00CC121D"/>
    <w:rsid w:val="00CC12AD"/>
    <w:rsid w:val="00CC1841"/>
    <w:rsid w:val="00CC1964"/>
    <w:rsid w:val="00CC1A48"/>
    <w:rsid w:val="00CC1CE8"/>
    <w:rsid w:val="00CC258C"/>
    <w:rsid w:val="00CC25A0"/>
    <w:rsid w:val="00CC275A"/>
    <w:rsid w:val="00CC27DF"/>
    <w:rsid w:val="00CC331D"/>
    <w:rsid w:val="00CC3AC8"/>
    <w:rsid w:val="00CC3C88"/>
    <w:rsid w:val="00CC3C98"/>
    <w:rsid w:val="00CC3D7B"/>
    <w:rsid w:val="00CC40C3"/>
    <w:rsid w:val="00CC487C"/>
    <w:rsid w:val="00CC4883"/>
    <w:rsid w:val="00CC4FE2"/>
    <w:rsid w:val="00CC5B10"/>
    <w:rsid w:val="00CC5B3A"/>
    <w:rsid w:val="00CC5B9A"/>
    <w:rsid w:val="00CC5E1B"/>
    <w:rsid w:val="00CC5F14"/>
    <w:rsid w:val="00CC5F2D"/>
    <w:rsid w:val="00CC5F81"/>
    <w:rsid w:val="00CC618E"/>
    <w:rsid w:val="00CC6206"/>
    <w:rsid w:val="00CC6556"/>
    <w:rsid w:val="00CC665D"/>
    <w:rsid w:val="00CC6673"/>
    <w:rsid w:val="00CC6718"/>
    <w:rsid w:val="00CC67E9"/>
    <w:rsid w:val="00CC68C2"/>
    <w:rsid w:val="00CC6BD5"/>
    <w:rsid w:val="00CC6DA0"/>
    <w:rsid w:val="00CC6ED6"/>
    <w:rsid w:val="00CC7740"/>
    <w:rsid w:val="00CC7FD3"/>
    <w:rsid w:val="00CD085E"/>
    <w:rsid w:val="00CD0ADC"/>
    <w:rsid w:val="00CD0B12"/>
    <w:rsid w:val="00CD0BEF"/>
    <w:rsid w:val="00CD0F38"/>
    <w:rsid w:val="00CD10AC"/>
    <w:rsid w:val="00CD10ED"/>
    <w:rsid w:val="00CD171D"/>
    <w:rsid w:val="00CD1A86"/>
    <w:rsid w:val="00CD1E79"/>
    <w:rsid w:val="00CD27AB"/>
    <w:rsid w:val="00CD29B8"/>
    <w:rsid w:val="00CD2BFF"/>
    <w:rsid w:val="00CD2CEC"/>
    <w:rsid w:val="00CD2D83"/>
    <w:rsid w:val="00CD2DD7"/>
    <w:rsid w:val="00CD3143"/>
    <w:rsid w:val="00CD3D9E"/>
    <w:rsid w:val="00CD3EB4"/>
    <w:rsid w:val="00CD42DF"/>
    <w:rsid w:val="00CD44E2"/>
    <w:rsid w:val="00CD4AEB"/>
    <w:rsid w:val="00CD4DB2"/>
    <w:rsid w:val="00CD4F2F"/>
    <w:rsid w:val="00CD5325"/>
    <w:rsid w:val="00CD5974"/>
    <w:rsid w:val="00CD5A78"/>
    <w:rsid w:val="00CD5CFA"/>
    <w:rsid w:val="00CD5FFC"/>
    <w:rsid w:val="00CD6092"/>
    <w:rsid w:val="00CD65A4"/>
    <w:rsid w:val="00CD6842"/>
    <w:rsid w:val="00CD6B8E"/>
    <w:rsid w:val="00CD6C2F"/>
    <w:rsid w:val="00CD6DE5"/>
    <w:rsid w:val="00CD735D"/>
    <w:rsid w:val="00CD7952"/>
    <w:rsid w:val="00CD7F0B"/>
    <w:rsid w:val="00CD7FD8"/>
    <w:rsid w:val="00CD7FE3"/>
    <w:rsid w:val="00CE01F4"/>
    <w:rsid w:val="00CE0356"/>
    <w:rsid w:val="00CE0650"/>
    <w:rsid w:val="00CE06A8"/>
    <w:rsid w:val="00CE08E4"/>
    <w:rsid w:val="00CE0BA5"/>
    <w:rsid w:val="00CE1761"/>
    <w:rsid w:val="00CE1789"/>
    <w:rsid w:val="00CE1AF6"/>
    <w:rsid w:val="00CE1DA3"/>
    <w:rsid w:val="00CE1E13"/>
    <w:rsid w:val="00CE24C0"/>
    <w:rsid w:val="00CE250B"/>
    <w:rsid w:val="00CE29C7"/>
    <w:rsid w:val="00CE2D77"/>
    <w:rsid w:val="00CE30AD"/>
    <w:rsid w:val="00CE3223"/>
    <w:rsid w:val="00CE33CF"/>
    <w:rsid w:val="00CE361C"/>
    <w:rsid w:val="00CE3620"/>
    <w:rsid w:val="00CE3658"/>
    <w:rsid w:val="00CE3661"/>
    <w:rsid w:val="00CE36DC"/>
    <w:rsid w:val="00CE436E"/>
    <w:rsid w:val="00CE45E3"/>
    <w:rsid w:val="00CE4B44"/>
    <w:rsid w:val="00CE4DA1"/>
    <w:rsid w:val="00CE4E5C"/>
    <w:rsid w:val="00CE5505"/>
    <w:rsid w:val="00CE586F"/>
    <w:rsid w:val="00CE5F26"/>
    <w:rsid w:val="00CE604E"/>
    <w:rsid w:val="00CE6095"/>
    <w:rsid w:val="00CE641F"/>
    <w:rsid w:val="00CE6713"/>
    <w:rsid w:val="00CE6955"/>
    <w:rsid w:val="00CE6F4E"/>
    <w:rsid w:val="00CE7003"/>
    <w:rsid w:val="00CE74B6"/>
    <w:rsid w:val="00CE77D5"/>
    <w:rsid w:val="00CE788E"/>
    <w:rsid w:val="00CE7A80"/>
    <w:rsid w:val="00CE7FBA"/>
    <w:rsid w:val="00CF090E"/>
    <w:rsid w:val="00CF0A87"/>
    <w:rsid w:val="00CF0C15"/>
    <w:rsid w:val="00CF0DB0"/>
    <w:rsid w:val="00CF0DE9"/>
    <w:rsid w:val="00CF107B"/>
    <w:rsid w:val="00CF11BC"/>
    <w:rsid w:val="00CF1800"/>
    <w:rsid w:val="00CF22F2"/>
    <w:rsid w:val="00CF2406"/>
    <w:rsid w:val="00CF271F"/>
    <w:rsid w:val="00CF2BBD"/>
    <w:rsid w:val="00CF2E00"/>
    <w:rsid w:val="00CF3188"/>
    <w:rsid w:val="00CF31C3"/>
    <w:rsid w:val="00CF335F"/>
    <w:rsid w:val="00CF33ED"/>
    <w:rsid w:val="00CF3724"/>
    <w:rsid w:val="00CF3C43"/>
    <w:rsid w:val="00CF3D5E"/>
    <w:rsid w:val="00CF53B9"/>
    <w:rsid w:val="00CF5B4A"/>
    <w:rsid w:val="00CF63C5"/>
    <w:rsid w:val="00CF64B5"/>
    <w:rsid w:val="00CF65B9"/>
    <w:rsid w:val="00CF65C2"/>
    <w:rsid w:val="00CF6AD2"/>
    <w:rsid w:val="00CF78FE"/>
    <w:rsid w:val="00CF7BE6"/>
    <w:rsid w:val="00CF7F94"/>
    <w:rsid w:val="00D00471"/>
    <w:rsid w:val="00D00631"/>
    <w:rsid w:val="00D00D8A"/>
    <w:rsid w:val="00D00DA2"/>
    <w:rsid w:val="00D00EC5"/>
    <w:rsid w:val="00D010B8"/>
    <w:rsid w:val="00D010FA"/>
    <w:rsid w:val="00D01137"/>
    <w:rsid w:val="00D01589"/>
    <w:rsid w:val="00D018C6"/>
    <w:rsid w:val="00D0198C"/>
    <w:rsid w:val="00D01BCF"/>
    <w:rsid w:val="00D02356"/>
    <w:rsid w:val="00D0260B"/>
    <w:rsid w:val="00D0294F"/>
    <w:rsid w:val="00D02E13"/>
    <w:rsid w:val="00D03461"/>
    <w:rsid w:val="00D0375B"/>
    <w:rsid w:val="00D03950"/>
    <w:rsid w:val="00D03B83"/>
    <w:rsid w:val="00D04116"/>
    <w:rsid w:val="00D042ED"/>
    <w:rsid w:val="00D04313"/>
    <w:rsid w:val="00D04609"/>
    <w:rsid w:val="00D047A9"/>
    <w:rsid w:val="00D04B36"/>
    <w:rsid w:val="00D04C8D"/>
    <w:rsid w:val="00D0535F"/>
    <w:rsid w:val="00D05BA9"/>
    <w:rsid w:val="00D06352"/>
    <w:rsid w:val="00D0662F"/>
    <w:rsid w:val="00D066AF"/>
    <w:rsid w:val="00D068A5"/>
    <w:rsid w:val="00D068E9"/>
    <w:rsid w:val="00D06999"/>
    <w:rsid w:val="00D06CB2"/>
    <w:rsid w:val="00D07429"/>
    <w:rsid w:val="00D075C9"/>
    <w:rsid w:val="00D076DD"/>
    <w:rsid w:val="00D0789A"/>
    <w:rsid w:val="00D07FBA"/>
    <w:rsid w:val="00D10430"/>
    <w:rsid w:val="00D105DB"/>
    <w:rsid w:val="00D10964"/>
    <w:rsid w:val="00D10C41"/>
    <w:rsid w:val="00D1114B"/>
    <w:rsid w:val="00D11300"/>
    <w:rsid w:val="00D11632"/>
    <w:rsid w:val="00D119E5"/>
    <w:rsid w:val="00D11A72"/>
    <w:rsid w:val="00D11B5D"/>
    <w:rsid w:val="00D11C71"/>
    <w:rsid w:val="00D11F27"/>
    <w:rsid w:val="00D11F5D"/>
    <w:rsid w:val="00D12913"/>
    <w:rsid w:val="00D129BA"/>
    <w:rsid w:val="00D12A41"/>
    <w:rsid w:val="00D12A58"/>
    <w:rsid w:val="00D12D5C"/>
    <w:rsid w:val="00D12EBE"/>
    <w:rsid w:val="00D13068"/>
    <w:rsid w:val="00D130B1"/>
    <w:rsid w:val="00D130DE"/>
    <w:rsid w:val="00D13262"/>
    <w:rsid w:val="00D13AAB"/>
    <w:rsid w:val="00D13C44"/>
    <w:rsid w:val="00D13DCA"/>
    <w:rsid w:val="00D140F3"/>
    <w:rsid w:val="00D14439"/>
    <w:rsid w:val="00D1454B"/>
    <w:rsid w:val="00D1461F"/>
    <w:rsid w:val="00D14E33"/>
    <w:rsid w:val="00D14FFE"/>
    <w:rsid w:val="00D15058"/>
    <w:rsid w:val="00D150D2"/>
    <w:rsid w:val="00D15608"/>
    <w:rsid w:val="00D1589A"/>
    <w:rsid w:val="00D15C17"/>
    <w:rsid w:val="00D15D37"/>
    <w:rsid w:val="00D15D7B"/>
    <w:rsid w:val="00D15E15"/>
    <w:rsid w:val="00D16104"/>
    <w:rsid w:val="00D16354"/>
    <w:rsid w:val="00D16391"/>
    <w:rsid w:val="00D1639B"/>
    <w:rsid w:val="00D164C0"/>
    <w:rsid w:val="00D1683A"/>
    <w:rsid w:val="00D16884"/>
    <w:rsid w:val="00D16E9C"/>
    <w:rsid w:val="00D172B4"/>
    <w:rsid w:val="00D17569"/>
    <w:rsid w:val="00D201C5"/>
    <w:rsid w:val="00D205F9"/>
    <w:rsid w:val="00D20991"/>
    <w:rsid w:val="00D2163C"/>
    <w:rsid w:val="00D21D2B"/>
    <w:rsid w:val="00D21E32"/>
    <w:rsid w:val="00D21F98"/>
    <w:rsid w:val="00D22435"/>
    <w:rsid w:val="00D22531"/>
    <w:rsid w:val="00D22D2F"/>
    <w:rsid w:val="00D23050"/>
    <w:rsid w:val="00D23213"/>
    <w:rsid w:val="00D23284"/>
    <w:rsid w:val="00D23381"/>
    <w:rsid w:val="00D24441"/>
    <w:rsid w:val="00D24955"/>
    <w:rsid w:val="00D249E6"/>
    <w:rsid w:val="00D25346"/>
    <w:rsid w:val="00D25927"/>
    <w:rsid w:val="00D25AE1"/>
    <w:rsid w:val="00D260D4"/>
    <w:rsid w:val="00D268A1"/>
    <w:rsid w:val="00D26AF1"/>
    <w:rsid w:val="00D26E4A"/>
    <w:rsid w:val="00D27273"/>
    <w:rsid w:val="00D27499"/>
    <w:rsid w:val="00D275CB"/>
    <w:rsid w:val="00D27820"/>
    <w:rsid w:val="00D27B08"/>
    <w:rsid w:val="00D27E23"/>
    <w:rsid w:val="00D304F2"/>
    <w:rsid w:val="00D310B9"/>
    <w:rsid w:val="00D31262"/>
    <w:rsid w:val="00D31966"/>
    <w:rsid w:val="00D31BF3"/>
    <w:rsid w:val="00D31D84"/>
    <w:rsid w:val="00D325ED"/>
    <w:rsid w:val="00D325F2"/>
    <w:rsid w:val="00D328A7"/>
    <w:rsid w:val="00D329AC"/>
    <w:rsid w:val="00D32C7D"/>
    <w:rsid w:val="00D32CA6"/>
    <w:rsid w:val="00D32D76"/>
    <w:rsid w:val="00D331B2"/>
    <w:rsid w:val="00D333D2"/>
    <w:rsid w:val="00D33924"/>
    <w:rsid w:val="00D3397D"/>
    <w:rsid w:val="00D345CE"/>
    <w:rsid w:val="00D346D4"/>
    <w:rsid w:val="00D34E76"/>
    <w:rsid w:val="00D34F62"/>
    <w:rsid w:val="00D34F98"/>
    <w:rsid w:val="00D352AB"/>
    <w:rsid w:val="00D353F9"/>
    <w:rsid w:val="00D35440"/>
    <w:rsid w:val="00D354D7"/>
    <w:rsid w:val="00D35A7C"/>
    <w:rsid w:val="00D361B8"/>
    <w:rsid w:val="00D36973"/>
    <w:rsid w:val="00D36BE7"/>
    <w:rsid w:val="00D36CA4"/>
    <w:rsid w:val="00D374F4"/>
    <w:rsid w:val="00D37EE5"/>
    <w:rsid w:val="00D37F2F"/>
    <w:rsid w:val="00D409EC"/>
    <w:rsid w:val="00D4100B"/>
    <w:rsid w:val="00D41049"/>
    <w:rsid w:val="00D41895"/>
    <w:rsid w:val="00D419BA"/>
    <w:rsid w:val="00D41C60"/>
    <w:rsid w:val="00D41F52"/>
    <w:rsid w:val="00D41FB7"/>
    <w:rsid w:val="00D42000"/>
    <w:rsid w:val="00D4205B"/>
    <w:rsid w:val="00D42614"/>
    <w:rsid w:val="00D428E0"/>
    <w:rsid w:val="00D429A5"/>
    <w:rsid w:val="00D42EBA"/>
    <w:rsid w:val="00D42FD6"/>
    <w:rsid w:val="00D4302A"/>
    <w:rsid w:val="00D431C2"/>
    <w:rsid w:val="00D431EB"/>
    <w:rsid w:val="00D43235"/>
    <w:rsid w:val="00D4334F"/>
    <w:rsid w:val="00D436ED"/>
    <w:rsid w:val="00D43B0D"/>
    <w:rsid w:val="00D44128"/>
    <w:rsid w:val="00D443D5"/>
    <w:rsid w:val="00D44697"/>
    <w:rsid w:val="00D44720"/>
    <w:rsid w:val="00D44C54"/>
    <w:rsid w:val="00D44D26"/>
    <w:rsid w:val="00D44D81"/>
    <w:rsid w:val="00D45403"/>
    <w:rsid w:val="00D45945"/>
    <w:rsid w:val="00D4612E"/>
    <w:rsid w:val="00D46473"/>
    <w:rsid w:val="00D464B5"/>
    <w:rsid w:val="00D46A79"/>
    <w:rsid w:val="00D46B62"/>
    <w:rsid w:val="00D46FC1"/>
    <w:rsid w:val="00D47008"/>
    <w:rsid w:val="00D476A5"/>
    <w:rsid w:val="00D47814"/>
    <w:rsid w:val="00D47FE8"/>
    <w:rsid w:val="00D504F2"/>
    <w:rsid w:val="00D508F2"/>
    <w:rsid w:val="00D509E6"/>
    <w:rsid w:val="00D50A55"/>
    <w:rsid w:val="00D50E19"/>
    <w:rsid w:val="00D50FC0"/>
    <w:rsid w:val="00D51332"/>
    <w:rsid w:val="00D516C5"/>
    <w:rsid w:val="00D51A95"/>
    <w:rsid w:val="00D51C5E"/>
    <w:rsid w:val="00D51C75"/>
    <w:rsid w:val="00D51FE7"/>
    <w:rsid w:val="00D52077"/>
    <w:rsid w:val="00D521DF"/>
    <w:rsid w:val="00D528DE"/>
    <w:rsid w:val="00D52AF3"/>
    <w:rsid w:val="00D52B1E"/>
    <w:rsid w:val="00D52DB9"/>
    <w:rsid w:val="00D5341A"/>
    <w:rsid w:val="00D535C3"/>
    <w:rsid w:val="00D53D02"/>
    <w:rsid w:val="00D54317"/>
    <w:rsid w:val="00D54743"/>
    <w:rsid w:val="00D54858"/>
    <w:rsid w:val="00D54A53"/>
    <w:rsid w:val="00D54C61"/>
    <w:rsid w:val="00D54ECA"/>
    <w:rsid w:val="00D551DD"/>
    <w:rsid w:val="00D554FB"/>
    <w:rsid w:val="00D555E8"/>
    <w:rsid w:val="00D5577E"/>
    <w:rsid w:val="00D55780"/>
    <w:rsid w:val="00D5597B"/>
    <w:rsid w:val="00D560FA"/>
    <w:rsid w:val="00D561A4"/>
    <w:rsid w:val="00D5631E"/>
    <w:rsid w:val="00D56407"/>
    <w:rsid w:val="00D564B2"/>
    <w:rsid w:val="00D56729"/>
    <w:rsid w:val="00D56813"/>
    <w:rsid w:val="00D56BD2"/>
    <w:rsid w:val="00D57402"/>
    <w:rsid w:val="00D577DA"/>
    <w:rsid w:val="00D577F2"/>
    <w:rsid w:val="00D57A71"/>
    <w:rsid w:val="00D57AD4"/>
    <w:rsid w:val="00D57CE8"/>
    <w:rsid w:val="00D60E30"/>
    <w:rsid w:val="00D60F16"/>
    <w:rsid w:val="00D60FA1"/>
    <w:rsid w:val="00D6115A"/>
    <w:rsid w:val="00D61A23"/>
    <w:rsid w:val="00D61C40"/>
    <w:rsid w:val="00D61FE9"/>
    <w:rsid w:val="00D62318"/>
    <w:rsid w:val="00D62345"/>
    <w:rsid w:val="00D6245A"/>
    <w:rsid w:val="00D62566"/>
    <w:rsid w:val="00D6289B"/>
    <w:rsid w:val="00D62E6D"/>
    <w:rsid w:val="00D63266"/>
    <w:rsid w:val="00D634BF"/>
    <w:rsid w:val="00D63609"/>
    <w:rsid w:val="00D6392B"/>
    <w:rsid w:val="00D63F80"/>
    <w:rsid w:val="00D64122"/>
    <w:rsid w:val="00D641E3"/>
    <w:rsid w:val="00D6483E"/>
    <w:rsid w:val="00D648BC"/>
    <w:rsid w:val="00D64F0D"/>
    <w:rsid w:val="00D651A1"/>
    <w:rsid w:val="00D659DD"/>
    <w:rsid w:val="00D66085"/>
    <w:rsid w:val="00D672AC"/>
    <w:rsid w:val="00D67551"/>
    <w:rsid w:val="00D6755E"/>
    <w:rsid w:val="00D676D0"/>
    <w:rsid w:val="00D676E8"/>
    <w:rsid w:val="00D67BF5"/>
    <w:rsid w:val="00D67D73"/>
    <w:rsid w:val="00D67EE1"/>
    <w:rsid w:val="00D70072"/>
    <w:rsid w:val="00D7035E"/>
    <w:rsid w:val="00D70601"/>
    <w:rsid w:val="00D7064F"/>
    <w:rsid w:val="00D7077C"/>
    <w:rsid w:val="00D70BFD"/>
    <w:rsid w:val="00D70E6B"/>
    <w:rsid w:val="00D714C3"/>
    <w:rsid w:val="00D717E8"/>
    <w:rsid w:val="00D725FB"/>
    <w:rsid w:val="00D72C48"/>
    <w:rsid w:val="00D72E70"/>
    <w:rsid w:val="00D73252"/>
    <w:rsid w:val="00D73558"/>
    <w:rsid w:val="00D7377A"/>
    <w:rsid w:val="00D73804"/>
    <w:rsid w:val="00D739DC"/>
    <w:rsid w:val="00D73B6B"/>
    <w:rsid w:val="00D73E7E"/>
    <w:rsid w:val="00D73FB6"/>
    <w:rsid w:val="00D74023"/>
    <w:rsid w:val="00D74B5D"/>
    <w:rsid w:val="00D74CDB"/>
    <w:rsid w:val="00D75636"/>
    <w:rsid w:val="00D7579C"/>
    <w:rsid w:val="00D75923"/>
    <w:rsid w:val="00D7594B"/>
    <w:rsid w:val="00D759A7"/>
    <w:rsid w:val="00D75A48"/>
    <w:rsid w:val="00D75AC0"/>
    <w:rsid w:val="00D75AF6"/>
    <w:rsid w:val="00D75B41"/>
    <w:rsid w:val="00D75DCB"/>
    <w:rsid w:val="00D75FD7"/>
    <w:rsid w:val="00D762B3"/>
    <w:rsid w:val="00D76345"/>
    <w:rsid w:val="00D76372"/>
    <w:rsid w:val="00D766C0"/>
    <w:rsid w:val="00D76772"/>
    <w:rsid w:val="00D767E1"/>
    <w:rsid w:val="00D7681B"/>
    <w:rsid w:val="00D76CFB"/>
    <w:rsid w:val="00D7700D"/>
    <w:rsid w:val="00D774FD"/>
    <w:rsid w:val="00D7755B"/>
    <w:rsid w:val="00D77834"/>
    <w:rsid w:val="00D77D42"/>
    <w:rsid w:val="00D800A5"/>
    <w:rsid w:val="00D804AE"/>
    <w:rsid w:val="00D80550"/>
    <w:rsid w:val="00D80CF4"/>
    <w:rsid w:val="00D80DE7"/>
    <w:rsid w:val="00D80E67"/>
    <w:rsid w:val="00D8111E"/>
    <w:rsid w:val="00D8126D"/>
    <w:rsid w:val="00D8141E"/>
    <w:rsid w:val="00D814A8"/>
    <w:rsid w:val="00D816E2"/>
    <w:rsid w:val="00D818B7"/>
    <w:rsid w:val="00D819DB"/>
    <w:rsid w:val="00D81B09"/>
    <w:rsid w:val="00D81E86"/>
    <w:rsid w:val="00D81FB9"/>
    <w:rsid w:val="00D82457"/>
    <w:rsid w:val="00D82522"/>
    <w:rsid w:val="00D825B0"/>
    <w:rsid w:val="00D82631"/>
    <w:rsid w:val="00D82709"/>
    <w:rsid w:val="00D829C2"/>
    <w:rsid w:val="00D82BE1"/>
    <w:rsid w:val="00D82FA9"/>
    <w:rsid w:val="00D83285"/>
    <w:rsid w:val="00D83AA7"/>
    <w:rsid w:val="00D83F1A"/>
    <w:rsid w:val="00D84033"/>
    <w:rsid w:val="00D84133"/>
    <w:rsid w:val="00D8435E"/>
    <w:rsid w:val="00D84519"/>
    <w:rsid w:val="00D84FDB"/>
    <w:rsid w:val="00D85229"/>
    <w:rsid w:val="00D8524B"/>
    <w:rsid w:val="00D85632"/>
    <w:rsid w:val="00D858A1"/>
    <w:rsid w:val="00D858F8"/>
    <w:rsid w:val="00D86967"/>
    <w:rsid w:val="00D86FBD"/>
    <w:rsid w:val="00D8701B"/>
    <w:rsid w:val="00D87049"/>
    <w:rsid w:val="00D8751D"/>
    <w:rsid w:val="00D87655"/>
    <w:rsid w:val="00D87817"/>
    <w:rsid w:val="00D87ACA"/>
    <w:rsid w:val="00D9028C"/>
    <w:rsid w:val="00D902B3"/>
    <w:rsid w:val="00D9041F"/>
    <w:rsid w:val="00D90BA5"/>
    <w:rsid w:val="00D90DBC"/>
    <w:rsid w:val="00D91084"/>
    <w:rsid w:val="00D91258"/>
    <w:rsid w:val="00D91362"/>
    <w:rsid w:val="00D918BB"/>
    <w:rsid w:val="00D919E4"/>
    <w:rsid w:val="00D91C58"/>
    <w:rsid w:val="00D91FD4"/>
    <w:rsid w:val="00D921D3"/>
    <w:rsid w:val="00D923A6"/>
    <w:rsid w:val="00D9259B"/>
    <w:rsid w:val="00D9265C"/>
    <w:rsid w:val="00D92AE8"/>
    <w:rsid w:val="00D92D55"/>
    <w:rsid w:val="00D9352E"/>
    <w:rsid w:val="00D939C4"/>
    <w:rsid w:val="00D93AEE"/>
    <w:rsid w:val="00D940B8"/>
    <w:rsid w:val="00D94867"/>
    <w:rsid w:val="00D94EE3"/>
    <w:rsid w:val="00D94F7B"/>
    <w:rsid w:val="00D9507C"/>
    <w:rsid w:val="00D951DE"/>
    <w:rsid w:val="00D95901"/>
    <w:rsid w:val="00D959B8"/>
    <w:rsid w:val="00D959D6"/>
    <w:rsid w:val="00D95B98"/>
    <w:rsid w:val="00D95C85"/>
    <w:rsid w:val="00D95E21"/>
    <w:rsid w:val="00D9605D"/>
    <w:rsid w:val="00D96214"/>
    <w:rsid w:val="00D966C7"/>
    <w:rsid w:val="00D9688F"/>
    <w:rsid w:val="00D97016"/>
    <w:rsid w:val="00D9721E"/>
    <w:rsid w:val="00D976D9"/>
    <w:rsid w:val="00D9782F"/>
    <w:rsid w:val="00D97A52"/>
    <w:rsid w:val="00D97BE7"/>
    <w:rsid w:val="00D97C52"/>
    <w:rsid w:val="00DA010E"/>
    <w:rsid w:val="00DA0547"/>
    <w:rsid w:val="00DA0A3B"/>
    <w:rsid w:val="00DA0A86"/>
    <w:rsid w:val="00DA0E01"/>
    <w:rsid w:val="00DA1161"/>
    <w:rsid w:val="00DA1B0E"/>
    <w:rsid w:val="00DA237C"/>
    <w:rsid w:val="00DA26FC"/>
    <w:rsid w:val="00DA29CF"/>
    <w:rsid w:val="00DA2EBF"/>
    <w:rsid w:val="00DA3793"/>
    <w:rsid w:val="00DA388D"/>
    <w:rsid w:val="00DA3A20"/>
    <w:rsid w:val="00DA4187"/>
    <w:rsid w:val="00DA420A"/>
    <w:rsid w:val="00DA44A9"/>
    <w:rsid w:val="00DA45D7"/>
    <w:rsid w:val="00DA481E"/>
    <w:rsid w:val="00DA4EC3"/>
    <w:rsid w:val="00DA4F32"/>
    <w:rsid w:val="00DA5266"/>
    <w:rsid w:val="00DA575D"/>
    <w:rsid w:val="00DA5B4D"/>
    <w:rsid w:val="00DA5B51"/>
    <w:rsid w:val="00DA5C2D"/>
    <w:rsid w:val="00DA5EA4"/>
    <w:rsid w:val="00DA5EEB"/>
    <w:rsid w:val="00DA5F4E"/>
    <w:rsid w:val="00DA5F77"/>
    <w:rsid w:val="00DA61A4"/>
    <w:rsid w:val="00DA649B"/>
    <w:rsid w:val="00DA651E"/>
    <w:rsid w:val="00DA65F1"/>
    <w:rsid w:val="00DA7479"/>
    <w:rsid w:val="00DA765D"/>
    <w:rsid w:val="00DA76E1"/>
    <w:rsid w:val="00DA7853"/>
    <w:rsid w:val="00DA7BF5"/>
    <w:rsid w:val="00DA7D59"/>
    <w:rsid w:val="00DB04AE"/>
    <w:rsid w:val="00DB1C6A"/>
    <w:rsid w:val="00DB1D5F"/>
    <w:rsid w:val="00DB1E74"/>
    <w:rsid w:val="00DB29FE"/>
    <w:rsid w:val="00DB2A15"/>
    <w:rsid w:val="00DB2C55"/>
    <w:rsid w:val="00DB2D61"/>
    <w:rsid w:val="00DB31E2"/>
    <w:rsid w:val="00DB3585"/>
    <w:rsid w:val="00DB3915"/>
    <w:rsid w:val="00DB3940"/>
    <w:rsid w:val="00DB3996"/>
    <w:rsid w:val="00DB3D31"/>
    <w:rsid w:val="00DB3D6F"/>
    <w:rsid w:val="00DB3EF6"/>
    <w:rsid w:val="00DB4232"/>
    <w:rsid w:val="00DB440F"/>
    <w:rsid w:val="00DB45E1"/>
    <w:rsid w:val="00DB48C6"/>
    <w:rsid w:val="00DB4A82"/>
    <w:rsid w:val="00DB4BB5"/>
    <w:rsid w:val="00DB4F77"/>
    <w:rsid w:val="00DB52C2"/>
    <w:rsid w:val="00DB587D"/>
    <w:rsid w:val="00DB624F"/>
    <w:rsid w:val="00DB6275"/>
    <w:rsid w:val="00DB63E8"/>
    <w:rsid w:val="00DB6541"/>
    <w:rsid w:val="00DB6593"/>
    <w:rsid w:val="00DB68A1"/>
    <w:rsid w:val="00DB711A"/>
    <w:rsid w:val="00DB7161"/>
    <w:rsid w:val="00DB7736"/>
    <w:rsid w:val="00DB7A96"/>
    <w:rsid w:val="00DB7EA5"/>
    <w:rsid w:val="00DB7EE0"/>
    <w:rsid w:val="00DB7F14"/>
    <w:rsid w:val="00DC0B38"/>
    <w:rsid w:val="00DC0E09"/>
    <w:rsid w:val="00DC109A"/>
    <w:rsid w:val="00DC14FB"/>
    <w:rsid w:val="00DC1799"/>
    <w:rsid w:val="00DC1861"/>
    <w:rsid w:val="00DC1DC9"/>
    <w:rsid w:val="00DC1E1F"/>
    <w:rsid w:val="00DC2828"/>
    <w:rsid w:val="00DC3B61"/>
    <w:rsid w:val="00DC3C19"/>
    <w:rsid w:val="00DC417C"/>
    <w:rsid w:val="00DC4CB7"/>
    <w:rsid w:val="00DC4D8A"/>
    <w:rsid w:val="00DC4E9E"/>
    <w:rsid w:val="00DC5633"/>
    <w:rsid w:val="00DC5710"/>
    <w:rsid w:val="00DC5866"/>
    <w:rsid w:val="00DC58AD"/>
    <w:rsid w:val="00DC5C16"/>
    <w:rsid w:val="00DC5CB9"/>
    <w:rsid w:val="00DC5D2D"/>
    <w:rsid w:val="00DC61FE"/>
    <w:rsid w:val="00DC6220"/>
    <w:rsid w:val="00DC624B"/>
    <w:rsid w:val="00DC6AC6"/>
    <w:rsid w:val="00DC71A0"/>
    <w:rsid w:val="00DC726F"/>
    <w:rsid w:val="00DC74BD"/>
    <w:rsid w:val="00DC74EB"/>
    <w:rsid w:val="00DC788B"/>
    <w:rsid w:val="00DD0124"/>
    <w:rsid w:val="00DD0B4E"/>
    <w:rsid w:val="00DD0DAA"/>
    <w:rsid w:val="00DD110D"/>
    <w:rsid w:val="00DD1808"/>
    <w:rsid w:val="00DD18BB"/>
    <w:rsid w:val="00DD18FB"/>
    <w:rsid w:val="00DD1A18"/>
    <w:rsid w:val="00DD2649"/>
    <w:rsid w:val="00DD2C34"/>
    <w:rsid w:val="00DD3111"/>
    <w:rsid w:val="00DD3362"/>
    <w:rsid w:val="00DD384B"/>
    <w:rsid w:val="00DD386E"/>
    <w:rsid w:val="00DD38DF"/>
    <w:rsid w:val="00DD3968"/>
    <w:rsid w:val="00DD3DAB"/>
    <w:rsid w:val="00DD3E1A"/>
    <w:rsid w:val="00DD3E32"/>
    <w:rsid w:val="00DD4204"/>
    <w:rsid w:val="00DD4607"/>
    <w:rsid w:val="00DD485C"/>
    <w:rsid w:val="00DD4DC9"/>
    <w:rsid w:val="00DD5119"/>
    <w:rsid w:val="00DD51B3"/>
    <w:rsid w:val="00DD5C7C"/>
    <w:rsid w:val="00DD5CDA"/>
    <w:rsid w:val="00DD624A"/>
    <w:rsid w:val="00DD64D9"/>
    <w:rsid w:val="00DD6EA9"/>
    <w:rsid w:val="00DD6FFA"/>
    <w:rsid w:val="00DD72A3"/>
    <w:rsid w:val="00DD749E"/>
    <w:rsid w:val="00DD7B07"/>
    <w:rsid w:val="00DD7CE6"/>
    <w:rsid w:val="00DE06DD"/>
    <w:rsid w:val="00DE096A"/>
    <w:rsid w:val="00DE09C1"/>
    <w:rsid w:val="00DE0F1A"/>
    <w:rsid w:val="00DE1049"/>
    <w:rsid w:val="00DE1090"/>
    <w:rsid w:val="00DE11C7"/>
    <w:rsid w:val="00DE124C"/>
    <w:rsid w:val="00DE1255"/>
    <w:rsid w:val="00DE1774"/>
    <w:rsid w:val="00DE1A0D"/>
    <w:rsid w:val="00DE1BC9"/>
    <w:rsid w:val="00DE209C"/>
    <w:rsid w:val="00DE2924"/>
    <w:rsid w:val="00DE2CED"/>
    <w:rsid w:val="00DE2E37"/>
    <w:rsid w:val="00DE3221"/>
    <w:rsid w:val="00DE32BE"/>
    <w:rsid w:val="00DE3457"/>
    <w:rsid w:val="00DE3917"/>
    <w:rsid w:val="00DE3E7C"/>
    <w:rsid w:val="00DE4C93"/>
    <w:rsid w:val="00DE5741"/>
    <w:rsid w:val="00DE58FD"/>
    <w:rsid w:val="00DE5B74"/>
    <w:rsid w:val="00DE5DC3"/>
    <w:rsid w:val="00DE5F98"/>
    <w:rsid w:val="00DE6623"/>
    <w:rsid w:val="00DE6743"/>
    <w:rsid w:val="00DE67DF"/>
    <w:rsid w:val="00DE6AD6"/>
    <w:rsid w:val="00DE6D0A"/>
    <w:rsid w:val="00DE6E24"/>
    <w:rsid w:val="00DE712D"/>
    <w:rsid w:val="00DE7B25"/>
    <w:rsid w:val="00DE7CA5"/>
    <w:rsid w:val="00DE7EDA"/>
    <w:rsid w:val="00DF0C03"/>
    <w:rsid w:val="00DF0D89"/>
    <w:rsid w:val="00DF1058"/>
    <w:rsid w:val="00DF173B"/>
    <w:rsid w:val="00DF1DE9"/>
    <w:rsid w:val="00DF2329"/>
    <w:rsid w:val="00DF24D3"/>
    <w:rsid w:val="00DF266C"/>
    <w:rsid w:val="00DF26AB"/>
    <w:rsid w:val="00DF2A50"/>
    <w:rsid w:val="00DF2AAB"/>
    <w:rsid w:val="00DF2FFA"/>
    <w:rsid w:val="00DF328C"/>
    <w:rsid w:val="00DF337A"/>
    <w:rsid w:val="00DF385B"/>
    <w:rsid w:val="00DF3D2C"/>
    <w:rsid w:val="00DF3ED2"/>
    <w:rsid w:val="00DF414A"/>
    <w:rsid w:val="00DF46CD"/>
    <w:rsid w:val="00DF4D12"/>
    <w:rsid w:val="00DF4D31"/>
    <w:rsid w:val="00DF5146"/>
    <w:rsid w:val="00DF527C"/>
    <w:rsid w:val="00DF5589"/>
    <w:rsid w:val="00DF5C3E"/>
    <w:rsid w:val="00DF5CAF"/>
    <w:rsid w:val="00DF5CFD"/>
    <w:rsid w:val="00DF62C9"/>
    <w:rsid w:val="00DF6312"/>
    <w:rsid w:val="00DF63D3"/>
    <w:rsid w:val="00DF6653"/>
    <w:rsid w:val="00DF67C8"/>
    <w:rsid w:val="00DF68DB"/>
    <w:rsid w:val="00DF695D"/>
    <w:rsid w:val="00DF6FB9"/>
    <w:rsid w:val="00DF7AF2"/>
    <w:rsid w:val="00DF7E38"/>
    <w:rsid w:val="00E002E3"/>
    <w:rsid w:val="00E00573"/>
    <w:rsid w:val="00E00724"/>
    <w:rsid w:val="00E00A79"/>
    <w:rsid w:val="00E00AF3"/>
    <w:rsid w:val="00E011E4"/>
    <w:rsid w:val="00E012BE"/>
    <w:rsid w:val="00E012D7"/>
    <w:rsid w:val="00E016D5"/>
    <w:rsid w:val="00E01985"/>
    <w:rsid w:val="00E01BC4"/>
    <w:rsid w:val="00E01CC3"/>
    <w:rsid w:val="00E01D97"/>
    <w:rsid w:val="00E01E45"/>
    <w:rsid w:val="00E01F2D"/>
    <w:rsid w:val="00E01FB5"/>
    <w:rsid w:val="00E02948"/>
    <w:rsid w:val="00E02AA7"/>
    <w:rsid w:val="00E03121"/>
    <w:rsid w:val="00E03392"/>
    <w:rsid w:val="00E035A2"/>
    <w:rsid w:val="00E04426"/>
    <w:rsid w:val="00E04427"/>
    <w:rsid w:val="00E0443D"/>
    <w:rsid w:val="00E04680"/>
    <w:rsid w:val="00E046A8"/>
    <w:rsid w:val="00E04A1D"/>
    <w:rsid w:val="00E04D0E"/>
    <w:rsid w:val="00E04E47"/>
    <w:rsid w:val="00E04E71"/>
    <w:rsid w:val="00E04F45"/>
    <w:rsid w:val="00E05469"/>
    <w:rsid w:val="00E055BF"/>
    <w:rsid w:val="00E061CC"/>
    <w:rsid w:val="00E06993"/>
    <w:rsid w:val="00E06BA6"/>
    <w:rsid w:val="00E06D09"/>
    <w:rsid w:val="00E06E80"/>
    <w:rsid w:val="00E072EC"/>
    <w:rsid w:val="00E07AE1"/>
    <w:rsid w:val="00E07E76"/>
    <w:rsid w:val="00E10D26"/>
    <w:rsid w:val="00E11039"/>
    <w:rsid w:val="00E112DF"/>
    <w:rsid w:val="00E117D9"/>
    <w:rsid w:val="00E1198D"/>
    <w:rsid w:val="00E11F60"/>
    <w:rsid w:val="00E120F4"/>
    <w:rsid w:val="00E1252F"/>
    <w:rsid w:val="00E12678"/>
    <w:rsid w:val="00E126BC"/>
    <w:rsid w:val="00E12A0C"/>
    <w:rsid w:val="00E12EBA"/>
    <w:rsid w:val="00E12ED3"/>
    <w:rsid w:val="00E1300C"/>
    <w:rsid w:val="00E132D2"/>
    <w:rsid w:val="00E135CB"/>
    <w:rsid w:val="00E135D8"/>
    <w:rsid w:val="00E13819"/>
    <w:rsid w:val="00E138AF"/>
    <w:rsid w:val="00E138D3"/>
    <w:rsid w:val="00E1412D"/>
    <w:rsid w:val="00E1418E"/>
    <w:rsid w:val="00E143B5"/>
    <w:rsid w:val="00E146BA"/>
    <w:rsid w:val="00E14F7E"/>
    <w:rsid w:val="00E150EB"/>
    <w:rsid w:val="00E1524B"/>
    <w:rsid w:val="00E1535B"/>
    <w:rsid w:val="00E1590B"/>
    <w:rsid w:val="00E15B27"/>
    <w:rsid w:val="00E15C9E"/>
    <w:rsid w:val="00E15FAB"/>
    <w:rsid w:val="00E16542"/>
    <w:rsid w:val="00E167C0"/>
    <w:rsid w:val="00E168CE"/>
    <w:rsid w:val="00E1768C"/>
    <w:rsid w:val="00E179AF"/>
    <w:rsid w:val="00E17B0E"/>
    <w:rsid w:val="00E20062"/>
    <w:rsid w:val="00E2037F"/>
    <w:rsid w:val="00E2067B"/>
    <w:rsid w:val="00E20D91"/>
    <w:rsid w:val="00E20DA6"/>
    <w:rsid w:val="00E210A6"/>
    <w:rsid w:val="00E21A64"/>
    <w:rsid w:val="00E21D30"/>
    <w:rsid w:val="00E21D38"/>
    <w:rsid w:val="00E21D74"/>
    <w:rsid w:val="00E21F84"/>
    <w:rsid w:val="00E22317"/>
    <w:rsid w:val="00E22683"/>
    <w:rsid w:val="00E22ED9"/>
    <w:rsid w:val="00E230AC"/>
    <w:rsid w:val="00E235DD"/>
    <w:rsid w:val="00E23A33"/>
    <w:rsid w:val="00E23DD4"/>
    <w:rsid w:val="00E24094"/>
    <w:rsid w:val="00E241EC"/>
    <w:rsid w:val="00E246EA"/>
    <w:rsid w:val="00E246F6"/>
    <w:rsid w:val="00E24A95"/>
    <w:rsid w:val="00E25387"/>
    <w:rsid w:val="00E254EB"/>
    <w:rsid w:val="00E25DDB"/>
    <w:rsid w:val="00E25EFF"/>
    <w:rsid w:val="00E2600C"/>
    <w:rsid w:val="00E2612E"/>
    <w:rsid w:val="00E26201"/>
    <w:rsid w:val="00E265EA"/>
    <w:rsid w:val="00E2668C"/>
    <w:rsid w:val="00E26CFD"/>
    <w:rsid w:val="00E27109"/>
    <w:rsid w:val="00E27153"/>
    <w:rsid w:val="00E277EC"/>
    <w:rsid w:val="00E27DDC"/>
    <w:rsid w:val="00E27F2D"/>
    <w:rsid w:val="00E300E5"/>
    <w:rsid w:val="00E3013C"/>
    <w:rsid w:val="00E3073C"/>
    <w:rsid w:val="00E308BC"/>
    <w:rsid w:val="00E30948"/>
    <w:rsid w:val="00E309D3"/>
    <w:rsid w:val="00E310E1"/>
    <w:rsid w:val="00E316F9"/>
    <w:rsid w:val="00E317C0"/>
    <w:rsid w:val="00E31D2C"/>
    <w:rsid w:val="00E31D46"/>
    <w:rsid w:val="00E32334"/>
    <w:rsid w:val="00E32B12"/>
    <w:rsid w:val="00E32EC5"/>
    <w:rsid w:val="00E33025"/>
    <w:rsid w:val="00E331FE"/>
    <w:rsid w:val="00E337B9"/>
    <w:rsid w:val="00E341F3"/>
    <w:rsid w:val="00E342E4"/>
    <w:rsid w:val="00E3476D"/>
    <w:rsid w:val="00E34F9D"/>
    <w:rsid w:val="00E35088"/>
    <w:rsid w:val="00E3538B"/>
    <w:rsid w:val="00E35428"/>
    <w:rsid w:val="00E356AC"/>
    <w:rsid w:val="00E359CA"/>
    <w:rsid w:val="00E360F3"/>
    <w:rsid w:val="00E3667B"/>
    <w:rsid w:val="00E36716"/>
    <w:rsid w:val="00E36AD9"/>
    <w:rsid w:val="00E36CB2"/>
    <w:rsid w:val="00E375E7"/>
    <w:rsid w:val="00E3770B"/>
    <w:rsid w:val="00E37A2B"/>
    <w:rsid w:val="00E37DF8"/>
    <w:rsid w:val="00E37EA2"/>
    <w:rsid w:val="00E4013C"/>
    <w:rsid w:val="00E405B6"/>
    <w:rsid w:val="00E40638"/>
    <w:rsid w:val="00E40726"/>
    <w:rsid w:val="00E407A8"/>
    <w:rsid w:val="00E408B8"/>
    <w:rsid w:val="00E40F94"/>
    <w:rsid w:val="00E413BF"/>
    <w:rsid w:val="00E41788"/>
    <w:rsid w:val="00E41964"/>
    <w:rsid w:val="00E41AE9"/>
    <w:rsid w:val="00E420A4"/>
    <w:rsid w:val="00E42300"/>
    <w:rsid w:val="00E42423"/>
    <w:rsid w:val="00E42502"/>
    <w:rsid w:val="00E426C3"/>
    <w:rsid w:val="00E42ECD"/>
    <w:rsid w:val="00E42F83"/>
    <w:rsid w:val="00E43494"/>
    <w:rsid w:val="00E4377A"/>
    <w:rsid w:val="00E437E3"/>
    <w:rsid w:val="00E43A1A"/>
    <w:rsid w:val="00E43DB8"/>
    <w:rsid w:val="00E43E1E"/>
    <w:rsid w:val="00E43EBD"/>
    <w:rsid w:val="00E443BC"/>
    <w:rsid w:val="00E44B13"/>
    <w:rsid w:val="00E44C1A"/>
    <w:rsid w:val="00E44FF1"/>
    <w:rsid w:val="00E4533B"/>
    <w:rsid w:val="00E455BC"/>
    <w:rsid w:val="00E456C3"/>
    <w:rsid w:val="00E45AC0"/>
    <w:rsid w:val="00E45C43"/>
    <w:rsid w:val="00E45D72"/>
    <w:rsid w:val="00E461A3"/>
    <w:rsid w:val="00E461B2"/>
    <w:rsid w:val="00E46394"/>
    <w:rsid w:val="00E465B2"/>
    <w:rsid w:val="00E46EDE"/>
    <w:rsid w:val="00E4723D"/>
    <w:rsid w:val="00E473DB"/>
    <w:rsid w:val="00E474A7"/>
    <w:rsid w:val="00E47688"/>
    <w:rsid w:val="00E47A34"/>
    <w:rsid w:val="00E47B4D"/>
    <w:rsid w:val="00E47C10"/>
    <w:rsid w:val="00E47EA2"/>
    <w:rsid w:val="00E50168"/>
    <w:rsid w:val="00E504B0"/>
    <w:rsid w:val="00E50A89"/>
    <w:rsid w:val="00E50D12"/>
    <w:rsid w:val="00E50F8C"/>
    <w:rsid w:val="00E517E5"/>
    <w:rsid w:val="00E521B6"/>
    <w:rsid w:val="00E52488"/>
    <w:rsid w:val="00E52730"/>
    <w:rsid w:val="00E531B7"/>
    <w:rsid w:val="00E53418"/>
    <w:rsid w:val="00E53495"/>
    <w:rsid w:val="00E53C31"/>
    <w:rsid w:val="00E54639"/>
    <w:rsid w:val="00E548C8"/>
    <w:rsid w:val="00E54CCA"/>
    <w:rsid w:val="00E54E0E"/>
    <w:rsid w:val="00E54E46"/>
    <w:rsid w:val="00E54F88"/>
    <w:rsid w:val="00E55CFB"/>
    <w:rsid w:val="00E56180"/>
    <w:rsid w:val="00E568E2"/>
    <w:rsid w:val="00E569F8"/>
    <w:rsid w:val="00E56C34"/>
    <w:rsid w:val="00E572B4"/>
    <w:rsid w:val="00E575BB"/>
    <w:rsid w:val="00E57AB6"/>
    <w:rsid w:val="00E57D5F"/>
    <w:rsid w:val="00E57F72"/>
    <w:rsid w:val="00E60020"/>
    <w:rsid w:val="00E60327"/>
    <w:rsid w:val="00E60407"/>
    <w:rsid w:val="00E60448"/>
    <w:rsid w:val="00E60B4B"/>
    <w:rsid w:val="00E60D35"/>
    <w:rsid w:val="00E60E0A"/>
    <w:rsid w:val="00E61655"/>
    <w:rsid w:val="00E61A9C"/>
    <w:rsid w:val="00E623BD"/>
    <w:rsid w:val="00E6248D"/>
    <w:rsid w:val="00E62816"/>
    <w:rsid w:val="00E62BAA"/>
    <w:rsid w:val="00E63245"/>
    <w:rsid w:val="00E6379C"/>
    <w:rsid w:val="00E6387E"/>
    <w:rsid w:val="00E6422C"/>
    <w:rsid w:val="00E642D4"/>
    <w:rsid w:val="00E64DB5"/>
    <w:rsid w:val="00E64E28"/>
    <w:rsid w:val="00E64E8B"/>
    <w:rsid w:val="00E65936"/>
    <w:rsid w:val="00E65B6E"/>
    <w:rsid w:val="00E65DBE"/>
    <w:rsid w:val="00E65FAF"/>
    <w:rsid w:val="00E660EA"/>
    <w:rsid w:val="00E6610F"/>
    <w:rsid w:val="00E66315"/>
    <w:rsid w:val="00E66A94"/>
    <w:rsid w:val="00E66AA5"/>
    <w:rsid w:val="00E66D99"/>
    <w:rsid w:val="00E6717A"/>
    <w:rsid w:val="00E6765B"/>
    <w:rsid w:val="00E677F6"/>
    <w:rsid w:val="00E70595"/>
    <w:rsid w:val="00E705BA"/>
    <w:rsid w:val="00E70A3E"/>
    <w:rsid w:val="00E70AB3"/>
    <w:rsid w:val="00E70B2D"/>
    <w:rsid w:val="00E70ED8"/>
    <w:rsid w:val="00E70F5C"/>
    <w:rsid w:val="00E71706"/>
    <w:rsid w:val="00E71E48"/>
    <w:rsid w:val="00E724D7"/>
    <w:rsid w:val="00E72676"/>
    <w:rsid w:val="00E72B09"/>
    <w:rsid w:val="00E72C04"/>
    <w:rsid w:val="00E72E7E"/>
    <w:rsid w:val="00E73121"/>
    <w:rsid w:val="00E732C3"/>
    <w:rsid w:val="00E733C0"/>
    <w:rsid w:val="00E73895"/>
    <w:rsid w:val="00E73F83"/>
    <w:rsid w:val="00E73FF4"/>
    <w:rsid w:val="00E742B1"/>
    <w:rsid w:val="00E74432"/>
    <w:rsid w:val="00E74792"/>
    <w:rsid w:val="00E74C27"/>
    <w:rsid w:val="00E74D3D"/>
    <w:rsid w:val="00E74DCB"/>
    <w:rsid w:val="00E7502C"/>
    <w:rsid w:val="00E75061"/>
    <w:rsid w:val="00E7509C"/>
    <w:rsid w:val="00E7530A"/>
    <w:rsid w:val="00E753E2"/>
    <w:rsid w:val="00E754A9"/>
    <w:rsid w:val="00E7562A"/>
    <w:rsid w:val="00E75C5B"/>
    <w:rsid w:val="00E75C69"/>
    <w:rsid w:val="00E75F45"/>
    <w:rsid w:val="00E75F6F"/>
    <w:rsid w:val="00E7603D"/>
    <w:rsid w:val="00E768C2"/>
    <w:rsid w:val="00E76AD8"/>
    <w:rsid w:val="00E76DA6"/>
    <w:rsid w:val="00E77021"/>
    <w:rsid w:val="00E7739E"/>
    <w:rsid w:val="00E776A4"/>
    <w:rsid w:val="00E77B4A"/>
    <w:rsid w:val="00E77E12"/>
    <w:rsid w:val="00E805E7"/>
    <w:rsid w:val="00E806F7"/>
    <w:rsid w:val="00E80AD1"/>
    <w:rsid w:val="00E80D2C"/>
    <w:rsid w:val="00E80D60"/>
    <w:rsid w:val="00E80E79"/>
    <w:rsid w:val="00E80FFF"/>
    <w:rsid w:val="00E8123D"/>
    <w:rsid w:val="00E814A3"/>
    <w:rsid w:val="00E818EB"/>
    <w:rsid w:val="00E819E9"/>
    <w:rsid w:val="00E81B4F"/>
    <w:rsid w:val="00E81F6C"/>
    <w:rsid w:val="00E820D8"/>
    <w:rsid w:val="00E82665"/>
    <w:rsid w:val="00E82797"/>
    <w:rsid w:val="00E829FE"/>
    <w:rsid w:val="00E82A00"/>
    <w:rsid w:val="00E82CC5"/>
    <w:rsid w:val="00E82D39"/>
    <w:rsid w:val="00E83516"/>
    <w:rsid w:val="00E837A4"/>
    <w:rsid w:val="00E838F7"/>
    <w:rsid w:val="00E83972"/>
    <w:rsid w:val="00E839D2"/>
    <w:rsid w:val="00E83A51"/>
    <w:rsid w:val="00E83AA1"/>
    <w:rsid w:val="00E83B0A"/>
    <w:rsid w:val="00E84590"/>
    <w:rsid w:val="00E848C3"/>
    <w:rsid w:val="00E84B67"/>
    <w:rsid w:val="00E84B94"/>
    <w:rsid w:val="00E85070"/>
    <w:rsid w:val="00E85850"/>
    <w:rsid w:val="00E85B1E"/>
    <w:rsid w:val="00E85CE9"/>
    <w:rsid w:val="00E864A3"/>
    <w:rsid w:val="00E86963"/>
    <w:rsid w:val="00E86978"/>
    <w:rsid w:val="00E86B62"/>
    <w:rsid w:val="00E86FC9"/>
    <w:rsid w:val="00E87043"/>
    <w:rsid w:val="00E8711D"/>
    <w:rsid w:val="00E87631"/>
    <w:rsid w:val="00E87D08"/>
    <w:rsid w:val="00E900AC"/>
    <w:rsid w:val="00E90B3A"/>
    <w:rsid w:val="00E90CFE"/>
    <w:rsid w:val="00E90EB3"/>
    <w:rsid w:val="00E91598"/>
    <w:rsid w:val="00E915D3"/>
    <w:rsid w:val="00E916EC"/>
    <w:rsid w:val="00E9180F"/>
    <w:rsid w:val="00E91B38"/>
    <w:rsid w:val="00E91CD1"/>
    <w:rsid w:val="00E91D71"/>
    <w:rsid w:val="00E91E27"/>
    <w:rsid w:val="00E91E59"/>
    <w:rsid w:val="00E92595"/>
    <w:rsid w:val="00E92754"/>
    <w:rsid w:val="00E92C1C"/>
    <w:rsid w:val="00E9333C"/>
    <w:rsid w:val="00E93400"/>
    <w:rsid w:val="00E93475"/>
    <w:rsid w:val="00E93644"/>
    <w:rsid w:val="00E93FBC"/>
    <w:rsid w:val="00E9413E"/>
    <w:rsid w:val="00E94EA3"/>
    <w:rsid w:val="00E94FEA"/>
    <w:rsid w:val="00E952AB"/>
    <w:rsid w:val="00E9559D"/>
    <w:rsid w:val="00E95C23"/>
    <w:rsid w:val="00E95D9B"/>
    <w:rsid w:val="00E96281"/>
    <w:rsid w:val="00E964C8"/>
    <w:rsid w:val="00E966D3"/>
    <w:rsid w:val="00E967F5"/>
    <w:rsid w:val="00E96823"/>
    <w:rsid w:val="00E968BC"/>
    <w:rsid w:val="00E96AD3"/>
    <w:rsid w:val="00E96CB4"/>
    <w:rsid w:val="00E96EE5"/>
    <w:rsid w:val="00E97403"/>
    <w:rsid w:val="00E97DC7"/>
    <w:rsid w:val="00E97EEF"/>
    <w:rsid w:val="00EA01B7"/>
    <w:rsid w:val="00EA0528"/>
    <w:rsid w:val="00EA05B2"/>
    <w:rsid w:val="00EA06AB"/>
    <w:rsid w:val="00EA0C03"/>
    <w:rsid w:val="00EA1010"/>
    <w:rsid w:val="00EA1361"/>
    <w:rsid w:val="00EA18C3"/>
    <w:rsid w:val="00EA1910"/>
    <w:rsid w:val="00EA1992"/>
    <w:rsid w:val="00EA2390"/>
    <w:rsid w:val="00EA2AE4"/>
    <w:rsid w:val="00EA2BFD"/>
    <w:rsid w:val="00EA302D"/>
    <w:rsid w:val="00EA3451"/>
    <w:rsid w:val="00EA3680"/>
    <w:rsid w:val="00EA38C9"/>
    <w:rsid w:val="00EA3911"/>
    <w:rsid w:val="00EA395B"/>
    <w:rsid w:val="00EA3E0C"/>
    <w:rsid w:val="00EA43BF"/>
    <w:rsid w:val="00EA4F19"/>
    <w:rsid w:val="00EA5191"/>
    <w:rsid w:val="00EA5294"/>
    <w:rsid w:val="00EA52F6"/>
    <w:rsid w:val="00EA58FC"/>
    <w:rsid w:val="00EA5DFA"/>
    <w:rsid w:val="00EA6244"/>
    <w:rsid w:val="00EA635F"/>
    <w:rsid w:val="00EA6409"/>
    <w:rsid w:val="00EA65B0"/>
    <w:rsid w:val="00EA6C38"/>
    <w:rsid w:val="00EA6C4B"/>
    <w:rsid w:val="00EA72CC"/>
    <w:rsid w:val="00EA7519"/>
    <w:rsid w:val="00EA7CB0"/>
    <w:rsid w:val="00EB0565"/>
    <w:rsid w:val="00EB114D"/>
    <w:rsid w:val="00EB12F1"/>
    <w:rsid w:val="00EB19C5"/>
    <w:rsid w:val="00EB1A31"/>
    <w:rsid w:val="00EB1E87"/>
    <w:rsid w:val="00EB233E"/>
    <w:rsid w:val="00EB2507"/>
    <w:rsid w:val="00EB2817"/>
    <w:rsid w:val="00EB2EF4"/>
    <w:rsid w:val="00EB333D"/>
    <w:rsid w:val="00EB37C0"/>
    <w:rsid w:val="00EB3EED"/>
    <w:rsid w:val="00EB4034"/>
    <w:rsid w:val="00EB4AB0"/>
    <w:rsid w:val="00EB5044"/>
    <w:rsid w:val="00EB53B8"/>
    <w:rsid w:val="00EB6499"/>
    <w:rsid w:val="00EB668E"/>
    <w:rsid w:val="00EB69FF"/>
    <w:rsid w:val="00EB7083"/>
    <w:rsid w:val="00EB763F"/>
    <w:rsid w:val="00EB76FE"/>
    <w:rsid w:val="00EB77EC"/>
    <w:rsid w:val="00EB7901"/>
    <w:rsid w:val="00EB7D24"/>
    <w:rsid w:val="00EB7E28"/>
    <w:rsid w:val="00EC0743"/>
    <w:rsid w:val="00EC0A5B"/>
    <w:rsid w:val="00EC0EC9"/>
    <w:rsid w:val="00EC1258"/>
    <w:rsid w:val="00EC19DD"/>
    <w:rsid w:val="00EC1A65"/>
    <w:rsid w:val="00EC1F0E"/>
    <w:rsid w:val="00EC262B"/>
    <w:rsid w:val="00EC2912"/>
    <w:rsid w:val="00EC2C6B"/>
    <w:rsid w:val="00EC2D95"/>
    <w:rsid w:val="00EC35BD"/>
    <w:rsid w:val="00EC35D1"/>
    <w:rsid w:val="00EC38CF"/>
    <w:rsid w:val="00EC3BD1"/>
    <w:rsid w:val="00EC434D"/>
    <w:rsid w:val="00EC4420"/>
    <w:rsid w:val="00EC48D3"/>
    <w:rsid w:val="00EC4905"/>
    <w:rsid w:val="00EC4920"/>
    <w:rsid w:val="00EC49EA"/>
    <w:rsid w:val="00EC5CBC"/>
    <w:rsid w:val="00EC5FD9"/>
    <w:rsid w:val="00EC64C1"/>
    <w:rsid w:val="00EC67A1"/>
    <w:rsid w:val="00EC68F3"/>
    <w:rsid w:val="00EC69AD"/>
    <w:rsid w:val="00EC6E8A"/>
    <w:rsid w:val="00EC7704"/>
    <w:rsid w:val="00EC77C7"/>
    <w:rsid w:val="00EC7D57"/>
    <w:rsid w:val="00EC7F20"/>
    <w:rsid w:val="00EC7FD6"/>
    <w:rsid w:val="00ED0A4D"/>
    <w:rsid w:val="00ED10E7"/>
    <w:rsid w:val="00ED15CB"/>
    <w:rsid w:val="00ED15D2"/>
    <w:rsid w:val="00ED18F6"/>
    <w:rsid w:val="00ED1A37"/>
    <w:rsid w:val="00ED1A6E"/>
    <w:rsid w:val="00ED26F7"/>
    <w:rsid w:val="00ED26F9"/>
    <w:rsid w:val="00ED360C"/>
    <w:rsid w:val="00ED38DE"/>
    <w:rsid w:val="00ED39A0"/>
    <w:rsid w:val="00ED3F1D"/>
    <w:rsid w:val="00ED418B"/>
    <w:rsid w:val="00ED41CB"/>
    <w:rsid w:val="00ED41E7"/>
    <w:rsid w:val="00ED4602"/>
    <w:rsid w:val="00ED4746"/>
    <w:rsid w:val="00ED478C"/>
    <w:rsid w:val="00ED49E4"/>
    <w:rsid w:val="00ED4C20"/>
    <w:rsid w:val="00ED534F"/>
    <w:rsid w:val="00ED542A"/>
    <w:rsid w:val="00ED56A2"/>
    <w:rsid w:val="00ED5C55"/>
    <w:rsid w:val="00ED608C"/>
    <w:rsid w:val="00ED62D0"/>
    <w:rsid w:val="00ED69A5"/>
    <w:rsid w:val="00ED7101"/>
    <w:rsid w:val="00ED7870"/>
    <w:rsid w:val="00ED78A9"/>
    <w:rsid w:val="00ED7CCC"/>
    <w:rsid w:val="00ED7F58"/>
    <w:rsid w:val="00EE03A4"/>
    <w:rsid w:val="00EE03DB"/>
    <w:rsid w:val="00EE03DC"/>
    <w:rsid w:val="00EE049C"/>
    <w:rsid w:val="00EE062C"/>
    <w:rsid w:val="00EE078C"/>
    <w:rsid w:val="00EE0B56"/>
    <w:rsid w:val="00EE0B83"/>
    <w:rsid w:val="00EE0D4C"/>
    <w:rsid w:val="00EE1454"/>
    <w:rsid w:val="00EE157A"/>
    <w:rsid w:val="00EE1769"/>
    <w:rsid w:val="00EE18F4"/>
    <w:rsid w:val="00EE1988"/>
    <w:rsid w:val="00EE203B"/>
    <w:rsid w:val="00EE253B"/>
    <w:rsid w:val="00EE2875"/>
    <w:rsid w:val="00EE2B86"/>
    <w:rsid w:val="00EE2D5E"/>
    <w:rsid w:val="00EE2EA5"/>
    <w:rsid w:val="00EE2F71"/>
    <w:rsid w:val="00EE3362"/>
    <w:rsid w:val="00EE3C07"/>
    <w:rsid w:val="00EE3C2F"/>
    <w:rsid w:val="00EE3C31"/>
    <w:rsid w:val="00EE405D"/>
    <w:rsid w:val="00EE4234"/>
    <w:rsid w:val="00EE4250"/>
    <w:rsid w:val="00EE42D1"/>
    <w:rsid w:val="00EE49B2"/>
    <w:rsid w:val="00EE52B6"/>
    <w:rsid w:val="00EE53CF"/>
    <w:rsid w:val="00EE56BE"/>
    <w:rsid w:val="00EE5CF0"/>
    <w:rsid w:val="00EE63E3"/>
    <w:rsid w:val="00EE64AC"/>
    <w:rsid w:val="00EE6703"/>
    <w:rsid w:val="00EE682A"/>
    <w:rsid w:val="00EE7140"/>
    <w:rsid w:val="00EE726A"/>
    <w:rsid w:val="00EE74A0"/>
    <w:rsid w:val="00EE74A1"/>
    <w:rsid w:val="00EF0042"/>
    <w:rsid w:val="00EF0868"/>
    <w:rsid w:val="00EF10EC"/>
    <w:rsid w:val="00EF1160"/>
    <w:rsid w:val="00EF157F"/>
    <w:rsid w:val="00EF1856"/>
    <w:rsid w:val="00EF1891"/>
    <w:rsid w:val="00EF200C"/>
    <w:rsid w:val="00EF20EE"/>
    <w:rsid w:val="00EF24D7"/>
    <w:rsid w:val="00EF2643"/>
    <w:rsid w:val="00EF2B37"/>
    <w:rsid w:val="00EF2F20"/>
    <w:rsid w:val="00EF3558"/>
    <w:rsid w:val="00EF3B46"/>
    <w:rsid w:val="00EF3EF5"/>
    <w:rsid w:val="00EF429B"/>
    <w:rsid w:val="00EF42CE"/>
    <w:rsid w:val="00EF4362"/>
    <w:rsid w:val="00EF499E"/>
    <w:rsid w:val="00EF4D05"/>
    <w:rsid w:val="00EF4F97"/>
    <w:rsid w:val="00EF507D"/>
    <w:rsid w:val="00EF518B"/>
    <w:rsid w:val="00EF550C"/>
    <w:rsid w:val="00EF56DD"/>
    <w:rsid w:val="00EF5B22"/>
    <w:rsid w:val="00EF5CA3"/>
    <w:rsid w:val="00EF606D"/>
    <w:rsid w:val="00EF6140"/>
    <w:rsid w:val="00EF614B"/>
    <w:rsid w:val="00EF638E"/>
    <w:rsid w:val="00EF694E"/>
    <w:rsid w:val="00EF6A17"/>
    <w:rsid w:val="00EF6A24"/>
    <w:rsid w:val="00EF6D9E"/>
    <w:rsid w:val="00EF6E1E"/>
    <w:rsid w:val="00EF7127"/>
    <w:rsid w:val="00EF757F"/>
    <w:rsid w:val="00EF7BC6"/>
    <w:rsid w:val="00EF7DF7"/>
    <w:rsid w:val="00F006F7"/>
    <w:rsid w:val="00F00AA6"/>
    <w:rsid w:val="00F00B95"/>
    <w:rsid w:val="00F00DFC"/>
    <w:rsid w:val="00F01285"/>
    <w:rsid w:val="00F01396"/>
    <w:rsid w:val="00F0149A"/>
    <w:rsid w:val="00F015CA"/>
    <w:rsid w:val="00F01C6B"/>
    <w:rsid w:val="00F01E35"/>
    <w:rsid w:val="00F0210F"/>
    <w:rsid w:val="00F02398"/>
    <w:rsid w:val="00F02D54"/>
    <w:rsid w:val="00F02DB8"/>
    <w:rsid w:val="00F02F42"/>
    <w:rsid w:val="00F02FA6"/>
    <w:rsid w:val="00F030DA"/>
    <w:rsid w:val="00F031E4"/>
    <w:rsid w:val="00F03514"/>
    <w:rsid w:val="00F03773"/>
    <w:rsid w:val="00F03E6A"/>
    <w:rsid w:val="00F03E7E"/>
    <w:rsid w:val="00F04080"/>
    <w:rsid w:val="00F046E9"/>
    <w:rsid w:val="00F046EC"/>
    <w:rsid w:val="00F04BCB"/>
    <w:rsid w:val="00F04CB3"/>
    <w:rsid w:val="00F05477"/>
    <w:rsid w:val="00F054CB"/>
    <w:rsid w:val="00F056E2"/>
    <w:rsid w:val="00F057E0"/>
    <w:rsid w:val="00F05E41"/>
    <w:rsid w:val="00F05FF9"/>
    <w:rsid w:val="00F05FFF"/>
    <w:rsid w:val="00F060E5"/>
    <w:rsid w:val="00F06372"/>
    <w:rsid w:val="00F06510"/>
    <w:rsid w:val="00F067AE"/>
    <w:rsid w:val="00F06D91"/>
    <w:rsid w:val="00F07308"/>
    <w:rsid w:val="00F07A2E"/>
    <w:rsid w:val="00F07C1C"/>
    <w:rsid w:val="00F07F5B"/>
    <w:rsid w:val="00F102E6"/>
    <w:rsid w:val="00F103A8"/>
    <w:rsid w:val="00F1042B"/>
    <w:rsid w:val="00F106D9"/>
    <w:rsid w:val="00F10E47"/>
    <w:rsid w:val="00F10EE2"/>
    <w:rsid w:val="00F11044"/>
    <w:rsid w:val="00F112EA"/>
    <w:rsid w:val="00F1155F"/>
    <w:rsid w:val="00F1171F"/>
    <w:rsid w:val="00F11739"/>
    <w:rsid w:val="00F11862"/>
    <w:rsid w:val="00F11B1A"/>
    <w:rsid w:val="00F11D9E"/>
    <w:rsid w:val="00F11EEB"/>
    <w:rsid w:val="00F12203"/>
    <w:rsid w:val="00F123E2"/>
    <w:rsid w:val="00F12AD2"/>
    <w:rsid w:val="00F12B8B"/>
    <w:rsid w:val="00F12CA8"/>
    <w:rsid w:val="00F1308F"/>
    <w:rsid w:val="00F130EB"/>
    <w:rsid w:val="00F13345"/>
    <w:rsid w:val="00F136BC"/>
    <w:rsid w:val="00F1378E"/>
    <w:rsid w:val="00F13A7B"/>
    <w:rsid w:val="00F13DC4"/>
    <w:rsid w:val="00F13E8C"/>
    <w:rsid w:val="00F14A17"/>
    <w:rsid w:val="00F14AAE"/>
    <w:rsid w:val="00F14B7D"/>
    <w:rsid w:val="00F15096"/>
    <w:rsid w:val="00F15328"/>
    <w:rsid w:val="00F15481"/>
    <w:rsid w:val="00F15745"/>
    <w:rsid w:val="00F160EA"/>
    <w:rsid w:val="00F164D7"/>
    <w:rsid w:val="00F1671E"/>
    <w:rsid w:val="00F1692D"/>
    <w:rsid w:val="00F16A24"/>
    <w:rsid w:val="00F16DEB"/>
    <w:rsid w:val="00F170B7"/>
    <w:rsid w:val="00F174C3"/>
    <w:rsid w:val="00F17F8F"/>
    <w:rsid w:val="00F206C1"/>
    <w:rsid w:val="00F208F7"/>
    <w:rsid w:val="00F209CF"/>
    <w:rsid w:val="00F20FE6"/>
    <w:rsid w:val="00F20FF0"/>
    <w:rsid w:val="00F21523"/>
    <w:rsid w:val="00F215D5"/>
    <w:rsid w:val="00F2187E"/>
    <w:rsid w:val="00F21986"/>
    <w:rsid w:val="00F219C5"/>
    <w:rsid w:val="00F21DBB"/>
    <w:rsid w:val="00F22428"/>
    <w:rsid w:val="00F22579"/>
    <w:rsid w:val="00F2261E"/>
    <w:rsid w:val="00F226C9"/>
    <w:rsid w:val="00F227C1"/>
    <w:rsid w:val="00F2289A"/>
    <w:rsid w:val="00F22ABB"/>
    <w:rsid w:val="00F22F8E"/>
    <w:rsid w:val="00F230BB"/>
    <w:rsid w:val="00F23122"/>
    <w:rsid w:val="00F23420"/>
    <w:rsid w:val="00F23813"/>
    <w:rsid w:val="00F23B56"/>
    <w:rsid w:val="00F23E48"/>
    <w:rsid w:val="00F23EA0"/>
    <w:rsid w:val="00F2401E"/>
    <w:rsid w:val="00F244DE"/>
    <w:rsid w:val="00F2493C"/>
    <w:rsid w:val="00F24984"/>
    <w:rsid w:val="00F24DCB"/>
    <w:rsid w:val="00F24F55"/>
    <w:rsid w:val="00F253E9"/>
    <w:rsid w:val="00F258F7"/>
    <w:rsid w:val="00F2605F"/>
    <w:rsid w:val="00F26317"/>
    <w:rsid w:val="00F26725"/>
    <w:rsid w:val="00F268F7"/>
    <w:rsid w:val="00F26A14"/>
    <w:rsid w:val="00F26AFA"/>
    <w:rsid w:val="00F26D9A"/>
    <w:rsid w:val="00F27248"/>
    <w:rsid w:val="00F27618"/>
    <w:rsid w:val="00F27989"/>
    <w:rsid w:val="00F307C7"/>
    <w:rsid w:val="00F30B4A"/>
    <w:rsid w:val="00F30F27"/>
    <w:rsid w:val="00F30F49"/>
    <w:rsid w:val="00F311B2"/>
    <w:rsid w:val="00F3135D"/>
    <w:rsid w:val="00F314A1"/>
    <w:rsid w:val="00F31BB1"/>
    <w:rsid w:val="00F32231"/>
    <w:rsid w:val="00F322E5"/>
    <w:rsid w:val="00F3260A"/>
    <w:rsid w:val="00F32698"/>
    <w:rsid w:val="00F3288A"/>
    <w:rsid w:val="00F32919"/>
    <w:rsid w:val="00F32C3F"/>
    <w:rsid w:val="00F32DF6"/>
    <w:rsid w:val="00F32E52"/>
    <w:rsid w:val="00F33484"/>
    <w:rsid w:val="00F33587"/>
    <w:rsid w:val="00F33977"/>
    <w:rsid w:val="00F339AB"/>
    <w:rsid w:val="00F33B9A"/>
    <w:rsid w:val="00F3401F"/>
    <w:rsid w:val="00F344A3"/>
    <w:rsid w:val="00F347EF"/>
    <w:rsid w:val="00F350DD"/>
    <w:rsid w:val="00F35303"/>
    <w:rsid w:val="00F3533C"/>
    <w:rsid w:val="00F353B4"/>
    <w:rsid w:val="00F35AE4"/>
    <w:rsid w:val="00F35BCF"/>
    <w:rsid w:val="00F35FD1"/>
    <w:rsid w:val="00F36029"/>
    <w:rsid w:val="00F360F9"/>
    <w:rsid w:val="00F36664"/>
    <w:rsid w:val="00F36746"/>
    <w:rsid w:val="00F36A65"/>
    <w:rsid w:val="00F36AF1"/>
    <w:rsid w:val="00F372D5"/>
    <w:rsid w:val="00F37826"/>
    <w:rsid w:val="00F37827"/>
    <w:rsid w:val="00F37E36"/>
    <w:rsid w:val="00F40C0B"/>
    <w:rsid w:val="00F40EA0"/>
    <w:rsid w:val="00F41896"/>
    <w:rsid w:val="00F41BB6"/>
    <w:rsid w:val="00F41EE8"/>
    <w:rsid w:val="00F421B4"/>
    <w:rsid w:val="00F42C0C"/>
    <w:rsid w:val="00F43020"/>
    <w:rsid w:val="00F4304E"/>
    <w:rsid w:val="00F43346"/>
    <w:rsid w:val="00F433F5"/>
    <w:rsid w:val="00F4357A"/>
    <w:rsid w:val="00F4374E"/>
    <w:rsid w:val="00F438CC"/>
    <w:rsid w:val="00F43D07"/>
    <w:rsid w:val="00F43FAE"/>
    <w:rsid w:val="00F44120"/>
    <w:rsid w:val="00F44138"/>
    <w:rsid w:val="00F441FB"/>
    <w:rsid w:val="00F44223"/>
    <w:rsid w:val="00F4451D"/>
    <w:rsid w:val="00F44D5A"/>
    <w:rsid w:val="00F45380"/>
    <w:rsid w:val="00F455C7"/>
    <w:rsid w:val="00F45977"/>
    <w:rsid w:val="00F45C3C"/>
    <w:rsid w:val="00F45DE4"/>
    <w:rsid w:val="00F45F1C"/>
    <w:rsid w:val="00F46747"/>
    <w:rsid w:val="00F46AB3"/>
    <w:rsid w:val="00F46B61"/>
    <w:rsid w:val="00F47CBC"/>
    <w:rsid w:val="00F5004C"/>
    <w:rsid w:val="00F500A1"/>
    <w:rsid w:val="00F500E2"/>
    <w:rsid w:val="00F50446"/>
    <w:rsid w:val="00F506F6"/>
    <w:rsid w:val="00F50D49"/>
    <w:rsid w:val="00F50FF6"/>
    <w:rsid w:val="00F511E6"/>
    <w:rsid w:val="00F5122F"/>
    <w:rsid w:val="00F514D1"/>
    <w:rsid w:val="00F518B2"/>
    <w:rsid w:val="00F51A21"/>
    <w:rsid w:val="00F51E2D"/>
    <w:rsid w:val="00F521BE"/>
    <w:rsid w:val="00F52B0B"/>
    <w:rsid w:val="00F5355D"/>
    <w:rsid w:val="00F53C6E"/>
    <w:rsid w:val="00F54014"/>
    <w:rsid w:val="00F546BF"/>
    <w:rsid w:val="00F5484A"/>
    <w:rsid w:val="00F553C4"/>
    <w:rsid w:val="00F55A14"/>
    <w:rsid w:val="00F566B9"/>
    <w:rsid w:val="00F56DD7"/>
    <w:rsid w:val="00F56E33"/>
    <w:rsid w:val="00F56F48"/>
    <w:rsid w:val="00F575B0"/>
    <w:rsid w:val="00F57942"/>
    <w:rsid w:val="00F57C25"/>
    <w:rsid w:val="00F600A0"/>
    <w:rsid w:val="00F605FC"/>
    <w:rsid w:val="00F60743"/>
    <w:rsid w:val="00F60C19"/>
    <w:rsid w:val="00F60CB7"/>
    <w:rsid w:val="00F60CC2"/>
    <w:rsid w:val="00F61028"/>
    <w:rsid w:val="00F6108E"/>
    <w:rsid w:val="00F618B4"/>
    <w:rsid w:val="00F61C81"/>
    <w:rsid w:val="00F61DF2"/>
    <w:rsid w:val="00F61E15"/>
    <w:rsid w:val="00F6213B"/>
    <w:rsid w:val="00F6216B"/>
    <w:rsid w:val="00F625A3"/>
    <w:rsid w:val="00F62606"/>
    <w:rsid w:val="00F627D9"/>
    <w:rsid w:val="00F62824"/>
    <w:rsid w:val="00F629E6"/>
    <w:rsid w:val="00F62CB0"/>
    <w:rsid w:val="00F630FE"/>
    <w:rsid w:val="00F6319B"/>
    <w:rsid w:val="00F6329C"/>
    <w:rsid w:val="00F63514"/>
    <w:rsid w:val="00F644A6"/>
    <w:rsid w:val="00F64778"/>
    <w:rsid w:val="00F64A34"/>
    <w:rsid w:val="00F64B01"/>
    <w:rsid w:val="00F6530D"/>
    <w:rsid w:val="00F65594"/>
    <w:rsid w:val="00F65932"/>
    <w:rsid w:val="00F66261"/>
    <w:rsid w:val="00F66775"/>
    <w:rsid w:val="00F667C3"/>
    <w:rsid w:val="00F668F7"/>
    <w:rsid w:val="00F66C5C"/>
    <w:rsid w:val="00F66C5D"/>
    <w:rsid w:val="00F670C3"/>
    <w:rsid w:val="00F672D0"/>
    <w:rsid w:val="00F677B1"/>
    <w:rsid w:val="00F67867"/>
    <w:rsid w:val="00F6788C"/>
    <w:rsid w:val="00F678CB"/>
    <w:rsid w:val="00F67DCC"/>
    <w:rsid w:val="00F70422"/>
    <w:rsid w:val="00F705C8"/>
    <w:rsid w:val="00F7097E"/>
    <w:rsid w:val="00F70ACB"/>
    <w:rsid w:val="00F711F6"/>
    <w:rsid w:val="00F7122B"/>
    <w:rsid w:val="00F71999"/>
    <w:rsid w:val="00F71A42"/>
    <w:rsid w:val="00F71A8E"/>
    <w:rsid w:val="00F71ACB"/>
    <w:rsid w:val="00F71BA2"/>
    <w:rsid w:val="00F71BB7"/>
    <w:rsid w:val="00F71BCC"/>
    <w:rsid w:val="00F71F8C"/>
    <w:rsid w:val="00F72301"/>
    <w:rsid w:val="00F7246C"/>
    <w:rsid w:val="00F724C9"/>
    <w:rsid w:val="00F724E1"/>
    <w:rsid w:val="00F72743"/>
    <w:rsid w:val="00F732AB"/>
    <w:rsid w:val="00F73829"/>
    <w:rsid w:val="00F73CCD"/>
    <w:rsid w:val="00F73CD4"/>
    <w:rsid w:val="00F74F22"/>
    <w:rsid w:val="00F75668"/>
    <w:rsid w:val="00F75780"/>
    <w:rsid w:val="00F758F2"/>
    <w:rsid w:val="00F759E9"/>
    <w:rsid w:val="00F75AEE"/>
    <w:rsid w:val="00F75B12"/>
    <w:rsid w:val="00F75B42"/>
    <w:rsid w:val="00F75DE7"/>
    <w:rsid w:val="00F76605"/>
    <w:rsid w:val="00F76697"/>
    <w:rsid w:val="00F766A5"/>
    <w:rsid w:val="00F767EA"/>
    <w:rsid w:val="00F76A08"/>
    <w:rsid w:val="00F76A0A"/>
    <w:rsid w:val="00F76A66"/>
    <w:rsid w:val="00F76AE9"/>
    <w:rsid w:val="00F76F39"/>
    <w:rsid w:val="00F77202"/>
    <w:rsid w:val="00F775B3"/>
    <w:rsid w:val="00F77679"/>
    <w:rsid w:val="00F77699"/>
    <w:rsid w:val="00F77954"/>
    <w:rsid w:val="00F77D93"/>
    <w:rsid w:val="00F77E09"/>
    <w:rsid w:val="00F808B9"/>
    <w:rsid w:val="00F80E46"/>
    <w:rsid w:val="00F81127"/>
    <w:rsid w:val="00F81637"/>
    <w:rsid w:val="00F81BD2"/>
    <w:rsid w:val="00F81F35"/>
    <w:rsid w:val="00F81F7B"/>
    <w:rsid w:val="00F82DCE"/>
    <w:rsid w:val="00F82F2B"/>
    <w:rsid w:val="00F83110"/>
    <w:rsid w:val="00F834FC"/>
    <w:rsid w:val="00F836B1"/>
    <w:rsid w:val="00F843CB"/>
    <w:rsid w:val="00F843F1"/>
    <w:rsid w:val="00F84734"/>
    <w:rsid w:val="00F84A5A"/>
    <w:rsid w:val="00F84B5F"/>
    <w:rsid w:val="00F84BF2"/>
    <w:rsid w:val="00F858F6"/>
    <w:rsid w:val="00F8592D"/>
    <w:rsid w:val="00F85989"/>
    <w:rsid w:val="00F85BEB"/>
    <w:rsid w:val="00F85CA2"/>
    <w:rsid w:val="00F862A5"/>
    <w:rsid w:val="00F862D0"/>
    <w:rsid w:val="00F8645E"/>
    <w:rsid w:val="00F86586"/>
    <w:rsid w:val="00F8664C"/>
    <w:rsid w:val="00F86A49"/>
    <w:rsid w:val="00F86A89"/>
    <w:rsid w:val="00F87402"/>
    <w:rsid w:val="00F87429"/>
    <w:rsid w:val="00F8749E"/>
    <w:rsid w:val="00F87D57"/>
    <w:rsid w:val="00F87DF9"/>
    <w:rsid w:val="00F87FDD"/>
    <w:rsid w:val="00F90321"/>
    <w:rsid w:val="00F916C7"/>
    <w:rsid w:val="00F91818"/>
    <w:rsid w:val="00F918DD"/>
    <w:rsid w:val="00F92109"/>
    <w:rsid w:val="00F92374"/>
    <w:rsid w:val="00F924CD"/>
    <w:rsid w:val="00F92534"/>
    <w:rsid w:val="00F92875"/>
    <w:rsid w:val="00F92936"/>
    <w:rsid w:val="00F92D12"/>
    <w:rsid w:val="00F930C6"/>
    <w:rsid w:val="00F930F7"/>
    <w:rsid w:val="00F93378"/>
    <w:rsid w:val="00F938BC"/>
    <w:rsid w:val="00F940EA"/>
    <w:rsid w:val="00F9419E"/>
    <w:rsid w:val="00F94952"/>
    <w:rsid w:val="00F94BB6"/>
    <w:rsid w:val="00F95098"/>
    <w:rsid w:val="00F95C56"/>
    <w:rsid w:val="00F961D2"/>
    <w:rsid w:val="00F96283"/>
    <w:rsid w:val="00F96290"/>
    <w:rsid w:val="00F962FF"/>
    <w:rsid w:val="00F964F8"/>
    <w:rsid w:val="00F96793"/>
    <w:rsid w:val="00F972FA"/>
    <w:rsid w:val="00F973B2"/>
    <w:rsid w:val="00F975DF"/>
    <w:rsid w:val="00F9763E"/>
    <w:rsid w:val="00F977EB"/>
    <w:rsid w:val="00FA0012"/>
    <w:rsid w:val="00FA00BC"/>
    <w:rsid w:val="00FA04E8"/>
    <w:rsid w:val="00FA074F"/>
    <w:rsid w:val="00FA0B67"/>
    <w:rsid w:val="00FA1186"/>
    <w:rsid w:val="00FA13F9"/>
    <w:rsid w:val="00FA16D8"/>
    <w:rsid w:val="00FA18B4"/>
    <w:rsid w:val="00FA1B22"/>
    <w:rsid w:val="00FA1D32"/>
    <w:rsid w:val="00FA202A"/>
    <w:rsid w:val="00FA2563"/>
    <w:rsid w:val="00FA2B06"/>
    <w:rsid w:val="00FA3103"/>
    <w:rsid w:val="00FA3256"/>
    <w:rsid w:val="00FA3288"/>
    <w:rsid w:val="00FA3330"/>
    <w:rsid w:val="00FA33DA"/>
    <w:rsid w:val="00FA3BFC"/>
    <w:rsid w:val="00FA3F5E"/>
    <w:rsid w:val="00FA4B94"/>
    <w:rsid w:val="00FA4EF9"/>
    <w:rsid w:val="00FA5527"/>
    <w:rsid w:val="00FA5A03"/>
    <w:rsid w:val="00FA5C1D"/>
    <w:rsid w:val="00FA5C92"/>
    <w:rsid w:val="00FA6083"/>
    <w:rsid w:val="00FA69F3"/>
    <w:rsid w:val="00FA6B50"/>
    <w:rsid w:val="00FA6C55"/>
    <w:rsid w:val="00FA6E18"/>
    <w:rsid w:val="00FA709D"/>
    <w:rsid w:val="00FA73ED"/>
    <w:rsid w:val="00FA73F6"/>
    <w:rsid w:val="00FA766C"/>
    <w:rsid w:val="00FA7887"/>
    <w:rsid w:val="00FA7B26"/>
    <w:rsid w:val="00FB01C5"/>
    <w:rsid w:val="00FB053D"/>
    <w:rsid w:val="00FB05D3"/>
    <w:rsid w:val="00FB072E"/>
    <w:rsid w:val="00FB0B32"/>
    <w:rsid w:val="00FB0C16"/>
    <w:rsid w:val="00FB0E42"/>
    <w:rsid w:val="00FB102B"/>
    <w:rsid w:val="00FB122E"/>
    <w:rsid w:val="00FB18CF"/>
    <w:rsid w:val="00FB1D37"/>
    <w:rsid w:val="00FB20A3"/>
    <w:rsid w:val="00FB22C9"/>
    <w:rsid w:val="00FB313A"/>
    <w:rsid w:val="00FB340A"/>
    <w:rsid w:val="00FB353A"/>
    <w:rsid w:val="00FB3614"/>
    <w:rsid w:val="00FB3BD6"/>
    <w:rsid w:val="00FB3D10"/>
    <w:rsid w:val="00FB3DB5"/>
    <w:rsid w:val="00FB4259"/>
    <w:rsid w:val="00FB4327"/>
    <w:rsid w:val="00FB4624"/>
    <w:rsid w:val="00FB4CAE"/>
    <w:rsid w:val="00FB4D5D"/>
    <w:rsid w:val="00FB5035"/>
    <w:rsid w:val="00FB528B"/>
    <w:rsid w:val="00FB53D7"/>
    <w:rsid w:val="00FB556F"/>
    <w:rsid w:val="00FB59B8"/>
    <w:rsid w:val="00FB5D66"/>
    <w:rsid w:val="00FB5D73"/>
    <w:rsid w:val="00FB5E16"/>
    <w:rsid w:val="00FB5E64"/>
    <w:rsid w:val="00FB5F65"/>
    <w:rsid w:val="00FB62D5"/>
    <w:rsid w:val="00FB6651"/>
    <w:rsid w:val="00FB6773"/>
    <w:rsid w:val="00FB68D1"/>
    <w:rsid w:val="00FB69F2"/>
    <w:rsid w:val="00FB6F1C"/>
    <w:rsid w:val="00FB70A7"/>
    <w:rsid w:val="00FB7386"/>
    <w:rsid w:val="00FB73CA"/>
    <w:rsid w:val="00FB7BBB"/>
    <w:rsid w:val="00FC0C56"/>
    <w:rsid w:val="00FC1112"/>
    <w:rsid w:val="00FC11D7"/>
    <w:rsid w:val="00FC15CF"/>
    <w:rsid w:val="00FC15DD"/>
    <w:rsid w:val="00FC185A"/>
    <w:rsid w:val="00FC1B2D"/>
    <w:rsid w:val="00FC1CBD"/>
    <w:rsid w:val="00FC2118"/>
    <w:rsid w:val="00FC2182"/>
    <w:rsid w:val="00FC22BE"/>
    <w:rsid w:val="00FC2BAC"/>
    <w:rsid w:val="00FC2C82"/>
    <w:rsid w:val="00FC2C9B"/>
    <w:rsid w:val="00FC2DFD"/>
    <w:rsid w:val="00FC2EAE"/>
    <w:rsid w:val="00FC3008"/>
    <w:rsid w:val="00FC3157"/>
    <w:rsid w:val="00FC3506"/>
    <w:rsid w:val="00FC3713"/>
    <w:rsid w:val="00FC3838"/>
    <w:rsid w:val="00FC385B"/>
    <w:rsid w:val="00FC395B"/>
    <w:rsid w:val="00FC3D7F"/>
    <w:rsid w:val="00FC4006"/>
    <w:rsid w:val="00FC4242"/>
    <w:rsid w:val="00FC4256"/>
    <w:rsid w:val="00FC4481"/>
    <w:rsid w:val="00FC4489"/>
    <w:rsid w:val="00FC4561"/>
    <w:rsid w:val="00FC463F"/>
    <w:rsid w:val="00FC4737"/>
    <w:rsid w:val="00FC4B1B"/>
    <w:rsid w:val="00FC4BB4"/>
    <w:rsid w:val="00FC506D"/>
    <w:rsid w:val="00FC5B16"/>
    <w:rsid w:val="00FC6003"/>
    <w:rsid w:val="00FC60A2"/>
    <w:rsid w:val="00FC61A6"/>
    <w:rsid w:val="00FC678C"/>
    <w:rsid w:val="00FC6795"/>
    <w:rsid w:val="00FC6800"/>
    <w:rsid w:val="00FC6819"/>
    <w:rsid w:val="00FC6864"/>
    <w:rsid w:val="00FC6B69"/>
    <w:rsid w:val="00FC704E"/>
    <w:rsid w:val="00FC725F"/>
    <w:rsid w:val="00FC7288"/>
    <w:rsid w:val="00FC788C"/>
    <w:rsid w:val="00FC7E9C"/>
    <w:rsid w:val="00FD0466"/>
    <w:rsid w:val="00FD052D"/>
    <w:rsid w:val="00FD10C4"/>
    <w:rsid w:val="00FD137B"/>
    <w:rsid w:val="00FD179C"/>
    <w:rsid w:val="00FD1E1D"/>
    <w:rsid w:val="00FD1ECA"/>
    <w:rsid w:val="00FD23D8"/>
    <w:rsid w:val="00FD2A72"/>
    <w:rsid w:val="00FD2AC8"/>
    <w:rsid w:val="00FD35B3"/>
    <w:rsid w:val="00FD373E"/>
    <w:rsid w:val="00FD3F0F"/>
    <w:rsid w:val="00FD456F"/>
    <w:rsid w:val="00FD46D1"/>
    <w:rsid w:val="00FD46DE"/>
    <w:rsid w:val="00FD499D"/>
    <w:rsid w:val="00FD4A85"/>
    <w:rsid w:val="00FD4D84"/>
    <w:rsid w:val="00FD52CC"/>
    <w:rsid w:val="00FD580B"/>
    <w:rsid w:val="00FD5831"/>
    <w:rsid w:val="00FD5856"/>
    <w:rsid w:val="00FD58EB"/>
    <w:rsid w:val="00FD5964"/>
    <w:rsid w:val="00FD5C2E"/>
    <w:rsid w:val="00FD5C41"/>
    <w:rsid w:val="00FD6033"/>
    <w:rsid w:val="00FD61BC"/>
    <w:rsid w:val="00FD654B"/>
    <w:rsid w:val="00FD681E"/>
    <w:rsid w:val="00FD6929"/>
    <w:rsid w:val="00FD692E"/>
    <w:rsid w:val="00FD6C27"/>
    <w:rsid w:val="00FD6D19"/>
    <w:rsid w:val="00FD6FAB"/>
    <w:rsid w:val="00FD6FF6"/>
    <w:rsid w:val="00FD7451"/>
    <w:rsid w:val="00FE0011"/>
    <w:rsid w:val="00FE084E"/>
    <w:rsid w:val="00FE0852"/>
    <w:rsid w:val="00FE0994"/>
    <w:rsid w:val="00FE0D71"/>
    <w:rsid w:val="00FE0E06"/>
    <w:rsid w:val="00FE0FF4"/>
    <w:rsid w:val="00FE1035"/>
    <w:rsid w:val="00FE1422"/>
    <w:rsid w:val="00FE1469"/>
    <w:rsid w:val="00FE174D"/>
    <w:rsid w:val="00FE1846"/>
    <w:rsid w:val="00FE1AAC"/>
    <w:rsid w:val="00FE2462"/>
    <w:rsid w:val="00FE2B03"/>
    <w:rsid w:val="00FE2DA4"/>
    <w:rsid w:val="00FE3A4C"/>
    <w:rsid w:val="00FE3D55"/>
    <w:rsid w:val="00FE3E26"/>
    <w:rsid w:val="00FE46DE"/>
    <w:rsid w:val="00FE4F61"/>
    <w:rsid w:val="00FE5260"/>
    <w:rsid w:val="00FE5307"/>
    <w:rsid w:val="00FE5760"/>
    <w:rsid w:val="00FE5D51"/>
    <w:rsid w:val="00FE5DAA"/>
    <w:rsid w:val="00FE5DDA"/>
    <w:rsid w:val="00FE616E"/>
    <w:rsid w:val="00FE64B1"/>
    <w:rsid w:val="00FE6E76"/>
    <w:rsid w:val="00FE7298"/>
    <w:rsid w:val="00FE7A7A"/>
    <w:rsid w:val="00FE7AC8"/>
    <w:rsid w:val="00FE7F3E"/>
    <w:rsid w:val="00FF0058"/>
    <w:rsid w:val="00FF013D"/>
    <w:rsid w:val="00FF0205"/>
    <w:rsid w:val="00FF097B"/>
    <w:rsid w:val="00FF0989"/>
    <w:rsid w:val="00FF0DC3"/>
    <w:rsid w:val="00FF0EAA"/>
    <w:rsid w:val="00FF0ECA"/>
    <w:rsid w:val="00FF1116"/>
    <w:rsid w:val="00FF1AC9"/>
    <w:rsid w:val="00FF1C32"/>
    <w:rsid w:val="00FF24BF"/>
    <w:rsid w:val="00FF2E37"/>
    <w:rsid w:val="00FF304F"/>
    <w:rsid w:val="00FF3A40"/>
    <w:rsid w:val="00FF4670"/>
    <w:rsid w:val="00FF4737"/>
    <w:rsid w:val="00FF4AC8"/>
    <w:rsid w:val="00FF4AED"/>
    <w:rsid w:val="00FF4B3C"/>
    <w:rsid w:val="00FF4BC1"/>
    <w:rsid w:val="00FF4F54"/>
    <w:rsid w:val="00FF5187"/>
    <w:rsid w:val="00FF54F5"/>
    <w:rsid w:val="00FF559A"/>
    <w:rsid w:val="00FF6298"/>
    <w:rsid w:val="00FF6A1A"/>
    <w:rsid w:val="00FF6C0B"/>
    <w:rsid w:val="00FF6D2F"/>
    <w:rsid w:val="00FF6E27"/>
    <w:rsid w:val="00FF6F78"/>
    <w:rsid w:val="00FF70CF"/>
    <w:rsid w:val="00FF7573"/>
    <w:rsid w:val="00FF7668"/>
    <w:rsid w:val="00FF779A"/>
    <w:rsid w:val="00FF7991"/>
    <w:rsid w:val="00FF7DC0"/>
    <w:rsid w:val="012246D1"/>
    <w:rsid w:val="02BB5A1D"/>
    <w:rsid w:val="0301764F"/>
    <w:rsid w:val="03DA397E"/>
    <w:rsid w:val="041F0912"/>
    <w:rsid w:val="05CB6998"/>
    <w:rsid w:val="06F559DF"/>
    <w:rsid w:val="0C7651F4"/>
    <w:rsid w:val="0C885698"/>
    <w:rsid w:val="0E36305D"/>
    <w:rsid w:val="0F8A6800"/>
    <w:rsid w:val="11984B94"/>
    <w:rsid w:val="150E0F67"/>
    <w:rsid w:val="15AD0A0B"/>
    <w:rsid w:val="15FA380B"/>
    <w:rsid w:val="16DC6866"/>
    <w:rsid w:val="18321954"/>
    <w:rsid w:val="189E7506"/>
    <w:rsid w:val="19CF3DF2"/>
    <w:rsid w:val="1A077E6F"/>
    <w:rsid w:val="1B9651C5"/>
    <w:rsid w:val="1C084CEA"/>
    <w:rsid w:val="1C4F467F"/>
    <w:rsid w:val="1D2572EE"/>
    <w:rsid w:val="1D594C8B"/>
    <w:rsid w:val="1D656085"/>
    <w:rsid w:val="1EC16139"/>
    <w:rsid w:val="217B7C2C"/>
    <w:rsid w:val="219F5447"/>
    <w:rsid w:val="21B301FF"/>
    <w:rsid w:val="23813974"/>
    <w:rsid w:val="23C049D3"/>
    <w:rsid w:val="23D26834"/>
    <w:rsid w:val="245C100A"/>
    <w:rsid w:val="274429D8"/>
    <w:rsid w:val="282A26E4"/>
    <w:rsid w:val="29021AE8"/>
    <w:rsid w:val="2A9276E0"/>
    <w:rsid w:val="2B273015"/>
    <w:rsid w:val="2BD717DE"/>
    <w:rsid w:val="2C264C3D"/>
    <w:rsid w:val="2C550FC9"/>
    <w:rsid w:val="2CA0441C"/>
    <w:rsid w:val="2D5E1614"/>
    <w:rsid w:val="2ED106CF"/>
    <w:rsid w:val="301772E6"/>
    <w:rsid w:val="306D6D47"/>
    <w:rsid w:val="30E31022"/>
    <w:rsid w:val="31CC0299"/>
    <w:rsid w:val="32813AFD"/>
    <w:rsid w:val="336F6152"/>
    <w:rsid w:val="34361E37"/>
    <w:rsid w:val="34741136"/>
    <w:rsid w:val="35127C2B"/>
    <w:rsid w:val="373300FE"/>
    <w:rsid w:val="37B91638"/>
    <w:rsid w:val="3C034763"/>
    <w:rsid w:val="3C645E57"/>
    <w:rsid w:val="3CF46426"/>
    <w:rsid w:val="40DF1186"/>
    <w:rsid w:val="40EE599A"/>
    <w:rsid w:val="41B47BBE"/>
    <w:rsid w:val="420B6082"/>
    <w:rsid w:val="44130969"/>
    <w:rsid w:val="451E6539"/>
    <w:rsid w:val="461C221A"/>
    <w:rsid w:val="474C5366"/>
    <w:rsid w:val="4773345B"/>
    <w:rsid w:val="47D13CC7"/>
    <w:rsid w:val="480D027A"/>
    <w:rsid w:val="4F034CE8"/>
    <w:rsid w:val="5052202A"/>
    <w:rsid w:val="50C50884"/>
    <w:rsid w:val="50DE556C"/>
    <w:rsid w:val="525A4844"/>
    <w:rsid w:val="57D733D1"/>
    <w:rsid w:val="58AD5DA4"/>
    <w:rsid w:val="58E248D1"/>
    <w:rsid w:val="59922B10"/>
    <w:rsid w:val="5C4C4BB1"/>
    <w:rsid w:val="5C974816"/>
    <w:rsid w:val="5ED71600"/>
    <w:rsid w:val="605C5D0F"/>
    <w:rsid w:val="634B0387"/>
    <w:rsid w:val="67E44514"/>
    <w:rsid w:val="694D4D33"/>
    <w:rsid w:val="6B1A67AD"/>
    <w:rsid w:val="6C6D1C9B"/>
    <w:rsid w:val="6E2A7D76"/>
    <w:rsid w:val="6FF17ABE"/>
    <w:rsid w:val="72487478"/>
    <w:rsid w:val="726B4442"/>
    <w:rsid w:val="73144FC4"/>
    <w:rsid w:val="76AE1B5D"/>
    <w:rsid w:val="795628AF"/>
    <w:rsid w:val="7A1701C2"/>
    <w:rsid w:val="7A8E54AD"/>
    <w:rsid w:val="7BCA381E"/>
    <w:rsid w:val="7BEB7611"/>
    <w:rsid w:val="7BF21058"/>
    <w:rsid w:val="7CAF31F6"/>
    <w:rsid w:val="7D874BED"/>
    <w:rsid w:val="7E9A129B"/>
    <w:rsid w:val="7ED605BC"/>
    <w:rsid w:val="7F3B1010"/>
    <w:rsid w:val="7FAD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04EB799"/>
  <w15:docId w15:val="{3C340BF3-5612-413B-90B7-2A6BF87F9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uiPriority="0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 w:qFormat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 w:qFormat="1"/>
    <w:lsdException w:name="Light List Accent 2" w:uiPriority="61" w:qFormat="1"/>
    <w:lsdException w:name="Light Grid Accent 2" w:uiPriority="62" w:qFormat="1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spacing w:line="360" w:lineRule="auto"/>
      <w:jc w:val="both"/>
    </w:pPr>
    <w:rPr>
      <w:rFonts w:ascii="宋体" w:eastAsia="宋体" w:hAnsi="宋体" w:cs="宋体"/>
      <w:kern w:val="2"/>
      <w:sz w:val="24"/>
      <w:szCs w:val="24"/>
    </w:rPr>
  </w:style>
  <w:style w:type="paragraph" w:styleId="1">
    <w:name w:val="heading 1"/>
    <w:basedOn w:val="a0"/>
    <w:next w:val="a0"/>
    <w:link w:val="10"/>
    <w:uiPriority w:val="9"/>
    <w:qFormat/>
    <w:pPr>
      <w:spacing w:before="120" w:after="120"/>
      <w:jc w:val="left"/>
      <w:outlineLvl w:val="0"/>
    </w:pPr>
    <w:rPr>
      <w:b/>
      <w:bCs/>
      <w:kern w:val="44"/>
      <w:sz w:val="28"/>
      <w:szCs w:val="28"/>
    </w:rPr>
  </w:style>
  <w:style w:type="paragraph" w:styleId="2">
    <w:name w:val="heading 2"/>
    <w:basedOn w:val="a0"/>
    <w:next w:val="a0"/>
    <w:link w:val="20"/>
    <w:unhideWhenUsed/>
    <w:qFormat/>
    <w:pPr>
      <w:spacing w:before="120" w:after="120"/>
      <w:jc w:val="left"/>
      <w:outlineLvl w:val="1"/>
    </w:pPr>
    <w:rPr>
      <w:b/>
      <w:bCs/>
      <w:sz w:val="28"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spacing w:before="260" w:after="260" w:line="240" w:lineRule="auto"/>
      <w:contextualSpacing/>
      <w:jc w:val="left"/>
      <w:outlineLvl w:val="2"/>
    </w:pPr>
    <w:rPr>
      <w:b/>
      <w:bCs/>
      <w:sz w:val="28"/>
      <w:szCs w:val="28"/>
    </w:rPr>
  </w:style>
  <w:style w:type="paragraph" w:styleId="4">
    <w:name w:val="heading 4"/>
    <w:basedOn w:val="a0"/>
    <w:next w:val="a0"/>
    <w:link w:val="40"/>
    <w:uiPriority w:val="9"/>
    <w:unhideWhenUsed/>
    <w:qFormat/>
    <w:pPr>
      <w:spacing w:before="120" w:after="120"/>
      <w:jc w:val="left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120" w:after="120"/>
      <w:jc w:val="left"/>
      <w:outlineLvl w:val="4"/>
    </w:pPr>
    <w:rPr>
      <w:b/>
      <w:bCs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120" w:after="120"/>
      <w:jc w:val="left"/>
      <w:outlineLvl w:val="5"/>
    </w:pPr>
    <w:rPr>
      <w:b/>
      <w:bCs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TOC7">
    <w:name w:val="toc 7"/>
    <w:basedOn w:val="a0"/>
    <w:next w:val="a0"/>
    <w:uiPriority w:val="39"/>
    <w:unhideWhenUsed/>
    <w:qFormat/>
    <w:pPr>
      <w:ind w:left="1260"/>
      <w:jc w:val="left"/>
    </w:pPr>
    <w:rPr>
      <w:rFonts w:asciiTheme="minorHAnsi" w:hAnsiTheme="minorHAnsi"/>
      <w:sz w:val="18"/>
      <w:szCs w:val="18"/>
    </w:rPr>
  </w:style>
  <w:style w:type="paragraph" w:styleId="a4">
    <w:name w:val="Normal Indent"/>
    <w:basedOn w:val="a0"/>
    <w:link w:val="a5"/>
    <w:qFormat/>
    <w:pPr>
      <w:ind w:firstLine="420"/>
    </w:pPr>
    <w:rPr>
      <w:szCs w:val="20"/>
    </w:rPr>
  </w:style>
  <w:style w:type="paragraph" w:styleId="a6">
    <w:name w:val="caption"/>
    <w:basedOn w:val="a0"/>
    <w:next w:val="a0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7">
    <w:name w:val="Document Map"/>
    <w:basedOn w:val="a0"/>
    <w:link w:val="a8"/>
    <w:uiPriority w:val="99"/>
    <w:semiHidden/>
    <w:unhideWhenUsed/>
    <w:qFormat/>
    <w:rPr>
      <w:sz w:val="18"/>
      <w:szCs w:val="18"/>
    </w:rPr>
  </w:style>
  <w:style w:type="paragraph" w:styleId="a9">
    <w:name w:val="annotation text"/>
    <w:basedOn w:val="a0"/>
    <w:link w:val="aa"/>
    <w:uiPriority w:val="99"/>
    <w:semiHidden/>
    <w:unhideWhenUsed/>
    <w:qFormat/>
    <w:pPr>
      <w:jc w:val="left"/>
    </w:pPr>
  </w:style>
  <w:style w:type="paragraph" w:styleId="ab">
    <w:name w:val="Body Text"/>
    <w:basedOn w:val="a0"/>
    <w:link w:val="ac"/>
    <w:semiHidden/>
    <w:qFormat/>
    <w:pPr>
      <w:ind w:rightChars="15" w:right="31"/>
    </w:pPr>
    <w:rPr>
      <w:szCs w:val="20"/>
    </w:rPr>
  </w:style>
  <w:style w:type="paragraph" w:styleId="TOC5">
    <w:name w:val="toc 5"/>
    <w:basedOn w:val="a0"/>
    <w:next w:val="a0"/>
    <w:uiPriority w:val="39"/>
    <w:unhideWhenUsed/>
    <w:qFormat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TOC3">
    <w:name w:val="toc 3"/>
    <w:basedOn w:val="a0"/>
    <w:next w:val="a0"/>
    <w:uiPriority w:val="39"/>
    <w:unhideWhenUsed/>
    <w:qFormat/>
    <w:pPr>
      <w:tabs>
        <w:tab w:val="right" w:leader="dot" w:pos="8296"/>
      </w:tabs>
      <w:spacing w:line="276" w:lineRule="auto"/>
      <w:ind w:left="420"/>
      <w:jc w:val="left"/>
    </w:pPr>
    <w:rPr>
      <w:rFonts w:asciiTheme="minorHAnsi" w:hAnsiTheme="minorHAnsi"/>
      <w:i/>
      <w:iCs/>
      <w:sz w:val="20"/>
      <w:szCs w:val="20"/>
    </w:rPr>
  </w:style>
  <w:style w:type="paragraph" w:styleId="TOC8">
    <w:name w:val="toc 8"/>
    <w:basedOn w:val="a0"/>
    <w:next w:val="a0"/>
    <w:uiPriority w:val="39"/>
    <w:unhideWhenUsed/>
    <w:qFormat/>
    <w:pPr>
      <w:ind w:left="1470"/>
      <w:jc w:val="left"/>
    </w:pPr>
    <w:rPr>
      <w:rFonts w:asciiTheme="minorHAnsi" w:hAnsiTheme="minorHAnsi"/>
      <w:sz w:val="18"/>
      <w:szCs w:val="18"/>
    </w:rPr>
  </w:style>
  <w:style w:type="paragraph" w:styleId="ad">
    <w:name w:val="Date"/>
    <w:basedOn w:val="a0"/>
    <w:next w:val="a0"/>
    <w:link w:val="ae"/>
    <w:uiPriority w:val="99"/>
    <w:semiHidden/>
    <w:unhideWhenUsed/>
    <w:qFormat/>
    <w:pPr>
      <w:ind w:leftChars="2500" w:left="100"/>
    </w:pPr>
  </w:style>
  <w:style w:type="paragraph" w:styleId="21">
    <w:name w:val="Body Text Indent 2"/>
    <w:basedOn w:val="a0"/>
    <w:link w:val="22"/>
    <w:uiPriority w:val="99"/>
    <w:semiHidden/>
    <w:unhideWhenUsed/>
    <w:qFormat/>
    <w:pPr>
      <w:spacing w:after="120" w:line="480" w:lineRule="auto"/>
      <w:ind w:leftChars="200" w:left="420"/>
    </w:pPr>
  </w:style>
  <w:style w:type="paragraph" w:styleId="af">
    <w:name w:val="endnote text"/>
    <w:basedOn w:val="a0"/>
    <w:link w:val="af0"/>
    <w:uiPriority w:val="99"/>
    <w:semiHidden/>
    <w:unhideWhenUsed/>
    <w:qFormat/>
    <w:pPr>
      <w:snapToGrid w:val="0"/>
      <w:jc w:val="left"/>
    </w:pPr>
  </w:style>
  <w:style w:type="paragraph" w:styleId="af1">
    <w:name w:val="Balloon Text"/>
    <w:basedOn w:val="a0"/>
    <w:link w:val="af2"/>
    <w:uiPriority w:val="99"/>
    <w:semiHidden/>
    <w:unhideWhenUsed/>
    <w:qFormat/>
    <w:rPr>
      <w:sz w:val="18"/>
      <w:szCs w:val="18"/>
    </w:rPr>
  </w:style>
  <w:style w:type="paragraph" w:styleId="af3">
    <w:name w:val="footer"/>
    <w:basedOn w:val="a0"/>
    <w:link w:val="af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5">
    <w:name w:val="header"/>
    <w:basedOn w:val="a0"/>
    <w:link w:val="af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unhideWhenUsed/>
    <w:qFormat/>
    <w:pPr>
      <w:tabs>
        <w:tab w:val="right" w:leader="dot" w:pos="8296"/>
      </w:tabs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TOC4">
    <w:name w:val="toc 4"/>
    <w:basedOn w:val="a0"/>
    <w:next w:val="a0"/>
    <w:uiPriority w:val="39"/>
    <w:unhideWhenUsed/>
    <w:qFormat/>
    <w:pPr>
      <w:ind w:left="630"/>
      <w:jc w:val="left"/>
    </w:pPr>
    <w:rPr>
      <w:rFonts w:asciiTheme="minorHAnsi" w:hAnsiTheme="minorHAnsi"/>
      <w:sz w:val="18"/>
      <w:szCs w:val="18"/>
    </w:rPr>
  </w:style>
  <w:style w:type="paragraph" w:styleId="af7">
    <w:name w:val="footnote text"/>
    <w:basedOn w:val="a0"/>
    <w:link w:val="af8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TOC6">
    <w:name w:val="toc 6"/>
    <w:basedOn w:val="a0"/>
    <w:next w:val="a0"/>
    <w:uiPriority w:val="39"/>
    <w:unhideWhenUsed/>
    <w:qFormat/>
    <w:pPr>
      <w:ind w:left="1050"/>
      <w:jc w:val="left"/>
    </w:pPr>
    <w:rPr>
      <w:rFonts w:asciiTheme="minorHAnsi" w:hAnsiTheme="minorHAnsi"/>
      <w:sz w:val="18"/>
      <w:szCs w:val="18"/>
    </w:rPr>
  </w:style>
  <w:style w:type="paragraph" w:styleId="TOC2">
    <w:name w:val="toc 2"/>
    <w:basedOn w:val="a0"/>
    <w:next w:val="a0"/>
    <w:uiPriority w:val="39"/>
    <w:unhideWhenUsed/>
    <w:qFormat/>
    <w:pPr>
      <w:ind w:left="210"/>
      <w:jc w:val="left"/>
    </w:pPr>
    <w:rPr>
      <w:rFonts w:asciiTheme="minorHAnsi" w:hAnsiTheme="minorHAnsi"/>
      <w:smallCaps/>
      <w:sz w:val="20"/>
      <w:szCs w:val="20"/>
    </w:rPr>
  </w:style>
  <w:style w:type="paragraph" w:styleId="TOC9">
    <w:name w:val="toc 9"/>
    <w:basedOn w:val="a0"/>
    <w:next w:val="a0"/>
    <w:uiPriority w:val="39"/>
    <w:unhideWhenUsed/>
    <w:qFormat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af9">
    <w:name w:val="Normal (Web)"/>
    <w:basedOn w:val="a0"/>
    <w:uiPriority w:val="99"/>
    <w:unhideWhenUsed/>
    <w:qFormat/>
    <w:pPr>
      <w:widowControl/>
      <w:spacing w:before="100" w:beforeAutospacing="1" w:after="100" w:afterAutospacing="1" w:line="240" w:lineRule="auto"/>
      <w:jc w:val="left"/>
    </w:pPr>
    <w:rPr>
      <w:kern w:val="0"/>
    </w:rPr>
  </w:style>
  <w:style w:type="paragraph" w:styleId="afa">
    <w:name w:val="Title"/>
    <w:basedOn w:val="a0"/>
    <w:next w:val="a0"/>
    <w:link w:val="afb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paragraph" w:styleId="afc">
    <w:name w:val="annotation subject"/>
    <w:basedOn w:val="a9"/>
    <w:next w:val="a9"/>
    <w:link w:val="afd"/>
    <w:uiPriority w:val="99"/>
    <w:semiHidden/>
    <w:unhideWhenUsed/>
    <w:qFormat/>
    <w:rPr>
      <w:b/>
      <w:bCs/>
    </w:rPr>
  </w:style>
  <w:style w:type="paragraph" w:styleId="afe">
    <w:name w:val="Body Text First Indent"/>
    <w:basedOn w:val="ab"/>
    <w:link w:val="aff"/>
    <w:uiPriority w:val="99"/>
    <w:semiHidden/>
    <w:unhideWhenUsed/>
    <w:qFormat/>
    <w:pPr>
      <w:spacing w:after="120"/>
      <w:ind w:rightChars="0" w:right="0" w:firstLineChars="100" w:firstLine="420"/>
    </w:pPr>
    <w:rPr>
      <w:szCs w:val="24"/>
    </w:rPr>
  </w:style>
  <w:style w:type="table" w:styleId="aff0">
    <w:name w:val="Table Grid"/>
    <w:basedOn w:val="a2"/>
    <w:uiPriority w:val="3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-2">
    <w:name w:val="Light Shading Accent 2"/>
    <w:basedOn w:val="a2"/>
    <w:uiPriority w:val="60"/>
    <w:qFormat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20">
    <w:name w:val="Light List Accent 2"/>
    <w:basedOn w:val="a2"/>
    <w:uiPriority w:val="61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21">
    <w:name w:val="Light Grid Accent 2"/>
    <w:basedOn w:val="a2"/>
    <w:uiPriority w:val="62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</w:tcPr>
    </w:tblStylePr>
  </w:style>
  <w:style w:type="character" w:styleId="aff1">
    <w:name w:val="Strong"/>
    <w:basedOn w:val="a1"/>
    <w:uiPriority w:val="22"/>
    <w:qFormat/>
    <w:rPr>
      <w:b/>
      <w:bCs/>
    </w:rPr>
  </w:style>
  <w:style w:type="character" w:styleId="aff2">
    <w:name w:val="endnote reference"/>
    <w:basedOn w:val="a1"/>
    <w:uiPriority w:val="99"/>
    <w:semiHidden/>
    <w:unhideWhenUsed/>
    <w:qFormat/>
    <w:rPr>
      <w:vertAlign w:val="superscript"/>
    </w:rPr>
  </w:style>
  <w:style w:type="character" w:styleId="aff3">
    <w:name w:val="page number"/>
    <w:basedOn w:val="a1"/>
    <w:qFormat/>
    <w:rPr>
      <w:rFonts w:ascii="Arial" w:eastAsia="宋体" w:hAnsi="Arial" w:cs="Arial"/>
      <w:kern w:val="2"/>
      <w:szCs w:val="24"/>
      <w:lang w:val="en-US" w:eastAsia="zh-CN" w:bidi="ar-SA"/>
    </w:rPr>
  </w:style>
  <w:style w:type="character" w:styleId="aff4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aff5">
    <w:name w:val="annotation reference"/>
    <w:basedOn w:val="a1"/>
    <w:uiPriority w:val="99"/>
    <w:semiHidden/>
    <w:unhideWhenUsed/>
    <w:qFormat/>
    <w:rPr>
      <w:sz w:val="21"/>
      <w:szCs w:val="21"/>
    </w:rPr>
  </w:style>
  <w:style w:type="character" w:styleId="aff6">
    <w:name w:val="footnote reference"/>
    <w:basedOn w:val="a1"/>
    <w:uiPriority w:val="99"/>
    <w:semiHidden/>
    <w:unhideWhenUsed/>
    <w:qFormat/>
    <w:rPr>
      <w:vertAlign w:val="superscript"/>
    </w:rPr>
  </w:style>
  <w:style w:type="character" w:customStyle="1" w:styleId="af6">
    <w:name w:val="页眉 字符"/>
    <w:basedOn w:val="a1"/>
    <w:link w:val="af5"/>
    <w:uiPriority w:val="99"/>
    <w:qFormat/>
    <w:rPr>
      <w:sz w:val="18"/>
      <w:szCs w:val="18"/>
    </w:rPr>
  </w:style>
  <w:style w:type="character" w:customStyle="1" w:styleId="af4">
    <w:name w:val="页脚 字符"/>
    <w:basedOn w:val="a1"/>
    <w:link w:val="af3"/>
    <w:uiPriority w:val="99"/>
    <w:qFormat/>
    <w:rPr>
      <w:sz w:val="18"/>
      <w:szCs w:val="18"/>
    </w:rPr>
  </w:style>
  <w:style w:type="character" w:customStyle="1" w:styleId="af2">
    <w:name w:val="批注框文本 字符"/>
    <w:basedOn w:val="a1"/>
    <w:link w:val="af1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1"/>
    <w:link w:val="1"/>
    <w:uiPriority w:val="9"/>
    <w:qFormat/>
    <w:rPr>
      <w:rFonts w:ascii="宋体" w:eastAsia="宋体" w:hAnsi="宋体" w:cs="宋体"/>
      <w:b/>
      <w:bCs/>
      <w:kern w:val="44"/>
      <w:sz w:val="28"/>
      <w:szCs w:val="28"/>
    </w:rPr>
  </w:style>
  <w:style w:type="character" w:customStyle="1" w:styleId="a8">
    <w:name w:val="文档结构图 字符"/>
    <w:basedOn w:val="a1"/>
    <w:link w:val="a7"/>
    <w:uiPriority w:val="99"/>
    <w:semiHidden/>
    <w:qFormat/>
    <w:rPr>
      <w:rFonts w:ascii="宋体" w:eastAsia="宋体" w:hAnsi="Times New Roman" w:cs="Times New Roman"/>
      <w:sz w:val="18"/>
      <w:szCs w:val="18"/>
    </w:rPr>
  </w:style>
  <w:style w:type="character" w:customStyle="1" w:styleId="20">
    <w:name w:val="标题 2 字符"/>
    <w:basedOn w:val="a1"/>
    <w:link w:val="2"/>
    <w:qFormat/>
    <w:rPr>
      <w:rFonts w:ascii="宋体" w:eastAsia="宋体" w:hAnsi="宋体" w:cs="宋体"/>
      <w:b/>
      <w:bCs/>
      <w:sz w:val="28"/>
      <w:szCs w:val="28"/>
    </w:rPr>
  </w:style>
  <w:style w:type="paragraph" w:styleId="aff7">
    <w:name w:val="List Paragraph"/>
    <w:basedOn w:val="a0"/>
    <w:link w:val="aff8"/>
    <w:uiPriority w:val="34"/>
    <w:qFormat/>
    <w:pPr>
      <w:ind w:firstLineChars="200" w:firstLine="420"/>
    </w:pPr>
  </w:style>
  <w:style w:type="character" w:customStyle="1" w:styleId="30">
    <w:name w:val="标题 3 字符"/>
    <w:basedOn w:val="a1"/>
    <w:link w:val="3"/>
    <w:uiPriority w:val="9"/>
    <w:qFormat/>
    <w:rPr>
      <w:rFonts w:ascii="宋体" w:eastAsia="宋体" w:hAnsi="宋体" w:cs="宋体"/>
      <w:b/>
      <w:bCs/>
      <w:sz w:val="28"/>
      <w:szCs w:val="28"/>
    </w:rPr>
  </w:style>
  <w:style w:type="character" w:customStyle="1" w:styleId="ae">
    <w:name w:val="日期 字符"/>
    <w:basedOn w:val="a1"/>
    <w:link w:val="ad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af0">
    <w:name w:val="尾注文本 字符"/>
    <w:basedOn w:val="a1"/>
    <w:link w:val="af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af8">
    <w:name w:val="脚注文本 字符"/>
    <w:basedOn w:val="a1"/>
    <w:link w:val="af7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p0">
    <w:name w:val="p0"/>
    <w:basedOn w:val="a0"/>
    <w:qFormat/>
    <w:pPr>
      <w:widowControl/>
      <w:spacing w:after="200" w:line="273" w:lineRule="auto"/>
      <w:jc w:val="left"/>
    </w:pPr>
    <w:rPr>
      <w:rFonts w:ascii="Calibri" w:hAnsi="Calibri"/>
      <w:kern w:val="0"/>
      <w:sz w:val="22"/>
      <w:szCs w:val="22"/>
    </w:rPr>
  </w:style>
  <w:style w:type="character" w:customStyle="1" w:styleId="40">
    <w:name w:val="标题 4 字符"/>
    <w:basedOn w:val="a1"/>
    <w:link w:val="4"/>
    <w:uiPriority w:val="9"/>
    <w:qFormat/>
    <w:rPr>
      <w:rFonts w:ascii="宋体" w:eastAsia="宋体" w:hAnsi="宋体" w:cs="宋体"/>
      <w:b/>
      <w:bCs/>
      <w:sz w:val="28"/>
      <w:szCs w:val="28"/>
    </w:rPr>
  </w:style>
  <w:style w:type="character" w:customStyle="1" w:styleId="ac">
    <w:name w:val="正文文本 字符"/>
    <w:basedOn w:val="a1"/>
    <w:link w:val="ab"/>
    <w:semiHidden/>
    <w:qFormat/>
    <w:rPr>
      <w:rFonts w:ascii="Times New Roman" w:eastAsia="宋体" w:hAnsi="Times New Roman" w:cs="Times New Roman"/>
      <w:szCs w:val="20"/>
    </w:rPr>
  </w:style>
  <w:style w:type="character" w:customStyle="1" w:styleId="22">
    <w:name w:val="正文文本缩进 2 字符"/>
    <w:basedOn w:val="a1"/>
    <w:link w:val="21"/>
    <w:uiPriority w:val="99"/>
    <w:semiHidden/>
    <w:qFormat/>
    <w:rPr>
      <w:rFonts w:ascii="Times New Roman" w:eastAsia="宋体" w:hAnsi="Times New Roman" w:cs="Times New Roman"/>
      <w:szCs w:val="24"/>
    </w:rPr>
  </w:style>
  <w:style w:type="paragraph" w:customStyle="1" w:styleId="41">
    <w:name w:val="标题4"/>
    <w:basedOn w:val="a0"/>
    <w:qFormat/>
    <w:pPr>
      <w:spacing w:beforeLines="50" w:afterLines="50"/>
    </w:pPr>
    <w:rPr>
      <w:b/>
      <w:szCs w:val="20"/>
    </w:rPr>
  </w:style>
  <w:style w:type="paragraph" w:customStyle="1" w:styleId="a">
    <w:name w:val="标准正文"/>
    <w:basedOn w:val="a0"/>
    <w:link w:val="Char"/>
    <w:qFormat/>
    <w:pPr>
      <w:numPr>
        <w:numId w:val="2"/>
      </w:numPr>
    </w:pPr>
    <w:rPr>
      <w:rFonts w:ascii="仿宋_GB2312" w:eastAsia="仿宋_GB2312"/>
      <w:color w:val="000000"/>
    </w:rPr>
  </w:style>
  <w:style w:type="character" w:customStyle="1" w:styleId="Char">
    <w:name w:val="标准正文 Char"/>
    <w:basedOn w:val="a1"/>
    <w:link w:val="a"/>
    <w:qFormat/>
    <w:rPr>
      <w:rFonts w:ascii="仿宋_GB2312" w:eastAsia="仿宋_GB2312" w:hAnsi="宋体" w:cs="宋体"/>
      <w:color w:val="000000"/>
      <w:kern w:val="2"/>
      <w:sz w:val="24"/>
      <w:szCs w:val="24"/>
    </w:rPr>
  </w:style>
  <w:style w:type="character" w:customStyle="1" w:styleId="afb">
    <w:name w:val="标题 字符"/>
    <w:basedOn w:val="a1"/>
    <w:link w:val="afa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50">
    <w:name w:val="标题 5 字符"/>
    <w:basedOn w:val="a1"/>
    <w:link w:val="5"/>
    <w:uiPriority w:val="9"/>
    <w:qFormat/>
    <w:rPr>
      <w:rFonts w:ascii="宋体" w:eastAsia="宋体" w:hAnsi="宋体" w:cs="宋体"/>
      <w:b/>
      <w:bCs/>
      <w:sz w:val="24"/>
      <w:szCs w:val="24"/>
    </w:rPr>
  </w:style>
  <w:style w:type="character" w:customStyle="1" w:styleId="aff8">
    <w:name w:val="列表段落 字符"/>
    <w:link w:val="aff7"/>
    <w:uiPriority w:val="34"/>
    <w:qFormat/>
    <w:locked/>
    <w:rPr>
      <w:rFonts w:ascii="Times New Roman" w:eastAsia="宋体" w:hAnsi="Times New Roman" w:cs="Times New Roman"/>
      <w:sz w:val="24"/>
      <w:szCs w:val="24"/>
    </w:rPr>
  </w:style>
  <w:style w:type="paragraph" w:customStyle="1" w:styleId="CharChar2CharCharCharCharCharChar">
    <w:name w:val="Char Char2 Char Char Char Char Char Char"/>
    <w:basedOn w:val="a0"/>
    <w:next w:val="ab"/>
    <w:qFormat/>
    <w:pPr>
      <w:tabs>
        <w:tab w:val="left" w:pos="0"/>
      </w:tabs>
      <w:spacing w:after="160" w:line="240" w:lineRule="exact"/>
      <w:ind w:left="425" w:hanging="137"/>
      <w:jc w:val="left"/>
    </w:pPr>
    <w:rPr>
      <w:rFonts w:ascii="Verdana" w:hAnsi="Verdana"/>
      <w:kern w:val="0"/>
      <w:szCs w:val="20"/>
      <w:lang w:eastAsia="en-US"/>
    </w:rPr>
  </w:style>
  <w:style w:type="paragraph" w:customStyle="1" w:styleId="aff9">
    <w:name w:val="表格文字"/>
    <w:basedOn w:val="a4"/>
    <w:qFormat/>
    <w:pPr>
      <w:spacing w:line="240" w:lineRule="auto"/>
      <w:ind w:firstLine="0"/>
      <w:jc w:val="left"/>
    </w:pPr>
    <w:rPr>
      <w:rFonts w:ascii="Tahoma" w:hAnsi="Tahoma"/>
      <w:b/>
      <w:bCs/>
      <w:sz w:val="18"/>
    </w:rPr>
  </w:style>
  <w:style w:type="character" w:customStyle="1" w:styleId="aa">
    <w:name w:val="批注文字 字符"/>
    <w:basedOn w:val="a1"/>
    <w:link w:val="a9"/>
    <w:uiPriority w:val="99"/>
    <w:semiHidden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afd">
    <w:name w:val="批注主题 字符"/>
    <w:basedOn w:val="aa"/>
    <w:link w:val="afc"/>
    <w:uiPriority w:val="99"/>
    <w:semiHidden/>
    <w:qFormat/>
    <w:rPr>
      <w:rFonts w:ascii="Times New Roman" w:eastAsia="宋体" w:hAnsi="Times New Roman" w:cs="Times New Roman"/>
      <w:b/>
      <w:bCs/>
      <w:sz w:val="24"/>
      <w:szCs w:val="24"/>
    </w:rPr>
  </w:style>
  <w:style w:type="paragraph" w:customStyle="1" w:styleId="affa">
    <w:name w:val="表格"/>
    <w:basedOn w:val="a0"/>
    <w:link w:val="Char0"/>
    <w:qFormat/>
    <w:pPr>
      <w:widowControl/>
      <w:spacing w:line="240" w:lineRule="auto"/>
      <w:jc w:val="left"/>
    </w:pPr>
    <w:rPr>
      <w:kern w:val="0"/>
      <w:sz w:val="21"/>
      <w:szCs w:val="20"/>
    </w:rPr>
  </w:style>
  <w:style w:type="character" w:customStyle="1" w:styleId="Char0">
    <w:name w:val="表格 Char"/>
    <w:basedOn w:val="a1"/>
    <w:link w:val="affa"/>
    <w:qFormat/>
    <w:rPr>
      <w:rFonts w:ascii="宋体" w:eastAsia="宋体" w:hAnsi="宋体" w:cs="宋体"/>
      <w:kern w:val="0"/>
      <w:szCs w:val="20"/>
    </w:rPr>
  </w:style>
  <w:style w:type="paragraph" w:customStyle="1" w:styleId="TOC10">
    <w:name w:val="TOC 标题1"/>
    <w:basedOn w:val="1"/>
    <w:next w:val="a0"/>
    <w:uiPriority w:val="39"/>
    <w:unhideWhenUsed/>
    <w:qFormat/>
    <w:pPr>
      <w:keepNext/>
      <w:keepLines/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customStyle="1" w:styleId="Unite">
    <w:name w:val="Unite正文"/>
    <w:basedOn w:val="a0"/>
    <w:qFormat/>
    <w:pPr>
      <w:ind w:firstLineChars="200" w:firstLine="560"/>
    </w:pPr>
    <w:rPr>
      <w:rFonts w:ascii="仿宋_GB2312" w:eastAsia="仿宋_GB2312" w:hAnsi="Calibri"/>
      <w:sz w:val="28"/>
      <w:szCs w:val="28"/>
    </w:rPr>
  </w:style>
  <w:style w:type="character" w:customStyle="1" w:styleId="60">
    <w:name w:val="标题 6 字符"/>
    <w:basedOn w:val="a1"/>
    <w:link w:val="6"/>
    <w:uiPriority w:val="9"/>
    <w:qFormat/>
    <w:rPr>
      <w:rFonts w:ascii="宋体" w:eastAsia="宋体" w:hAnsi="宋体" w:cs="宋体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qFormat/>
    <w:rPr>
      <w:rFonts w:ascii="宋体" w:eastAsia="宋体" w:hAnsi="宋体" w:cs="宋体"/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qFormat/>
    <w:rPr>
      <w:rFonts w:asciiTheme="majorHAnsi" w:eastAsiaTheme="majorEastAsia" w:hAnsiTheme="majorHAnsi" w:cstheme="majorBidi"/>
      <w:szCs w:val="21"/>
    </w:rPr>
  </w:style>
  <w:style w:type="character" w:customStyle="1" w:styleId="fontstyle01">
    <w:name w:val="fontstyle01"/>
    <w:basedOn w:val="a1"/>
    <w:qFormat/>
    <w:rPr>
      <w:rFonts w:ascii="宋体" w:eastAsia="宋体" w:hAnsi="宋体" w:hint="eastAsia"/>
      <w:color w:val="000000"/>
      <w:sz w:val="22"/>
      <w:szCs w:val="22"/>
    </w:rPr>
  </w:style>
  <w:style w:type="table" w:customStyle="1" w:styleId="11">
    <w:name w:val="网格型1"/>
    <w:basedOn w:val="a2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fb">
    <w:name w:val="_正文"/>
    <w:basedOn w:val="a0"/>
    <w:link w:val="Char1"/>
    <w:qFormat/>
    <w:pPr>
      <w:adjustRightInd w:val="0"/>
      <w:snapToGrid w:val="0"/>
      <w:ind w:firstLineChars="200" w:firstLine="200"/>
    </w:pPr>
    <w:rPr>
      <w:rFonts w:ascii="Times New Roman" w:hAnsi="Times New Roman" w:cs="Times New Roman"/>
    </w:rPr>
  </w:style>
  <w:style w:type="character" w:customStyle="1" w:styleId="Char1">
    <w:name w:val="_正文 Char"/>
    <w:link w:val="affb"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12">
    <w:name w:val="未处理的提及1"/>
    <w:basedOn w:val="a1"/>
    <w:uiPriority w:val="99"/>
    <w:semiHidden/>
    <w:unhideWhenUsed/>
    <w:qFormat/>
    <w:rPr>
      <w:color w:val="808080"/>
      <w:shd w:val="clear" w:color="auto" w:fill="E6E6E6"/>
    </w:rPr>
  </w:style>
  <w:style w:type="paragraph" w:customStyle="1" w:styleId="1H1Heading0Fab-1YCL1H11H12H111H13H112fe">
    <w:name w:val="样式 标题 1H1Heading 0论文标题Fab-1YCL标题 1H11H12H111H13H112fe..."/>
    <w:basedOn w:val="1"/>
    <w:qFormat/>
    <w:pPr>
      <w:keepNext/>
      <w:keepLines/>
      <w:numPr>
        <w:numId w:val="3"/>
      </w:numPr>
      <w:spacing w:before="340" w:after="330"/>
      <w:jc w:val="both"/>
    </w:pPr>
    <w:rPr>
      <w:sz w:val="44"/>
      <w:szCs w:val="20"/>
      <w:lang w:val="zh-CN"/>
    </w:rPr>
  </w:style>
  <w:style w:type="character" w:customStyle="1" w:styleId="23">
    <w:name w:val="未处理的提及2"/>
    <w:basedOn w:val="a1"/>
    <w:uiPriority w:val="99"/>
    <w:semiHidden/>
    <w:unhideWhenUsed/>
    <w:qFormat/>
    <w:rPr>
      <w:color w:val="808080"/>
      <w:shd w:val="clear" w:color="auto" w:fill="E6E6E6"/>
    </w:rPr>
  </w:style>
  <w:style w:type="character" w:customStyle="1" w:styleId="aff">
    <w:name w:val="正文文本首行缩进 字符"/>
    <w:basedOn w:val="ac"/>
    <w:link w:val="afe"/>
    <w:uiPriority w:val="99"/>
    <w:semiHidden/>
    <w:qFormat/>
    <w:rPr>
      <w:rFonts w:ascii="宋体" w:eastAsia="宋体" w:hAnsi="宋体" w:cs="宋体"/>
      <w:sz w:val="24"/>
      <w:szCs w:val="24"/>
    </w:rPr>
  </w:style>
  <w:style w:type="paragraph" w:customStyle="1" w:styleId="ListParagraph1">
    <w:name w:val="List Paragraph1"/>
    <w:basedOn w:val="a0"/>
    <w:qFormat/>
    <w:pPr>
      <w:spacing w:line="240" w:lineRule="auto"/>
      <w:ind w:firstLineChars="200" w:firstLine="420"/>
    </w:pPr>
    <w:rPr>
      <w:rFonts w:ascii="Calibri" w:hAnsi="Calibri" w:cs="Times New Roman"/>
      <w:szCs w:val="22"/>
    </w:rPr>
  </w:style>
  <w:style w:type="paragraph" w:customStyle="1" w:styleId="Cellbullet">
    <w:name w:val="Cellbullet"/>
    <w:basedOn w:val="a0"/>
    <w:qFormat/>
    <w:pPr>
      <w:widowControl/>
      <w:numPr>
        <w:numId w:val="4"/>
      </w:numPr>
      <w:autoSpaceDE w:val="0"/>
      <w:autoSpaceDN w:val="0"/>
      <w:spacing w:before="60" w:after="60" w:line="240" w:lineRule="auto"/>
      <w:jc w:val="left"/>
    </w:pPr>
    <w:rPr>
      <w:rFonts w:asciiTheme="minorHAnsi" w:hAnsiTheme="minorHAnsi" w:cs="Times New Roman"/>
      <w:kern w:val="0"/>
      <w:sz w:val="20"/>
      <w:lang w:val="en-CA"/>
    </w:rPr>
  </w:style>
  <w:style w:type="character" w:customStyle="1" w:styleId="a5">
    <w:name w:val="正文缩进 字符"/>
    <w:link w:val="a4"/>
    <w:qFormat/>
    <w:rPr>
      <w:rFonts w:ascii="宋体" w:eastAsia="宋体" w:hAnsi="宋体" w:cs="宋体"/>
      <w:sz w:val="24"/>
      <w:szCs w:val="20"/>
    </w:rPr>
  </w:style>
  <w:style w:type="paragraph" w:customStyle="1" w:styleId="TOC20">
    <w:name w:val="TOC 标题2"/>
    <w:basedOn w:val="1"/>
    <w:next w:val="a0"/>
    <w:uiPriority w:val="39"/>
    <w:unhideWhenUsed/>
    <w:qFormat/>
    <w:pPr>
      <w:keepNext/>
      <w:keepLines/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affc">
    <w:name w:val="Revision"/>
    <w:hidden/>
    <w:uiPriority w:val="99"/>
    <w:semiHidden/>
    <w:rsid w:val="000C28B4"/>
    <w:rPr>
      <w:rFonts w:ascii="宋体" w:eastAsia="宋体" w:hAnsi="宋体" w:cs="宋体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77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1B6432-0AB9-4EE9-B8F8-656C33986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31</Pages>
  <Words>1867</Words>
  <Characters>10645</Characters>
  <Application>Microsoft Office Word</Application>
  <DocSecurity>0</DocSecurity>
  <Lines>88</Lines>
  <Paragraphs>24</Paragraphs>
  <ScaleCrop>false</ScaleCrop>
  <Company>yht</Company>
  <LinksUpToDate>false</LinksUpToDate>
  <CharactersWithSpaces>12488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yht</dc:creator>
  <cp:lastModifiedBy>Lee Jude</cp:lastModifiedBy>
  <cp:revision>604</cp:revision>
  <cp:lastPrinted>2018-05-09T05:50:00Z</cp:lastPrinted>
  <dcterms:created xsi:type="dcterms:W3CDTF">2020-06-02T03:14:00Z</dcterms:created>
  <dcterms:modified xsi:type="dcterms:W3CDTF">2020-06-13T16:24:00Z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